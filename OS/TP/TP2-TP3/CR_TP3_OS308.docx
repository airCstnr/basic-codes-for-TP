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54CEB" w14:textId="77777777" w:rsidR="005475CA" w:rsidRDefault="00A14C8D" w:rsidP="005475CA">
      <w:r>
        <w:rPr>
          <w:noProof/>
          <w:lang w:eastAsia="fr-FR"/>
        </w:rPr>
        <w:drawing>
          <wp:anchor distT="0" distB="0" distL="114300" distR="114300" simplePos="0" relativeHeight="251652096" behindDoc="1" locked="0" layoutInCell="1" allowOverlap="1" wp14:anchorId="4C354D88" wp14:editId="1C9BFF39">
            <wp:simplePos x="0" y="0"/>
            <wp:positionH relativeFrom="column">
              <wp:posOffset>4084025</wp:posOffset>
            </wp:positionH>
            <wp:positionV relativeFrom="paragraph">
              <wp:posOffset>-443230</wp:posOffset>
            </wp:positionV>
            <wp:extent cx="2139359" cy="1382233"/>
            <wp:effectExtent l="19050" t="0" r="0" b="0"/>
            <wp:wrapNone/>
            <wp:docPr id="1" name="Image 1" descr="RÃ©sultat de recherche d'images pour &quot;esisar grenoble in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esisar grenoble inp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59" cy="138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Raphaël CASTANIER</w:t>
      </w:r>
      <w:del w:id="0" w:author="Raphaël CASTANIER" w:date="2018-04-05T09:00:00Z">
        <w:r w:rsidRPr="00A14C8D" w:rsidDel="007361CE">
          <w:delText xml:space="preserve"> </w:delText>
        </w:r>
      </w:del>
    </w:p>
    <w:p w14:paraId="4C354CEC" w14:textId="2D319C4E" w:rsidR="00A57F2D" w:rsidRDefault="00A14C8D" w:rsidP="005475CA">
      <w:del w:id="1" w:author="Raphaël CASTANIER" w:date="2018-04-05T09:00:00Z">
        <w:r w:rsidDel="007361CE">
          <w:delText xml:space="preserve"> </w:delText>
        </w:r>
      </w:del>
      <w:r>
        <w:t>Joffrey RIUS BERNAL</w:t>
      </w:r>
    </w:p>
    <w:p w14:paraId="4C354CED" w14:textId="77777777" w:rsidR="005475CA" w:rsidRDefault="00A57F2D" w:rsidP="005475CA">
      <w:r>
        <w:t>Groupe TP2/ OS308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C354CEE" w14:textId="77777777" w:rsidR="005475CA" w:rsidRDefault="005475CA" w:rsidP="005475CA"/>
    <w:p w14:paraId="4C354CEF" w14:textId="77777777" w:rsidR="005475CA" w:rsidRDefault="005475CA" w:rsidP="005475CA"/>
    <w:p w14:paraId="4C354CF0" w14:textId="77777777" w:rsidR="00A57F2D" w:rsidRDefault="00A57F2D" w:rsidP="005475CA"/>
    <w:p w14:paraId="4C354CF1" w14:textId="77777777" w:rsidR="005475CA" w:rsidRDefault="005475CA" w:rsidP="005475CA"/>
    <w:p w14:paraId="4C354CF2" w14:textId="77777777" w:rsidR="00A14C8D" w:rsidRPr="00304B47" w:rsidRDefault="005475CA" w:rsidP="00304B47">
      <w:pPr>
        <w:jc w:val="center"/>
        <w:rPr>
          <w:sz w:val="72"/>
          <w:u w:val="single"/>
        </w:rPr>
      </w:pPr>
      <w:r w:rsidRPr="00A14C8D">
        <w:rPr>
          <w:sz w:val="72"/>
          <w:u w:val="single"/>
        </w:rPr>
        <w:t>Compte Rendu TP3</w:t>
      </w:r>
    </w:p>
    <w:p w14:paraId="4C354CF3" w14:textId="77777777" w:rsidR="00A14C8D" w:rsidRPr="005475CA" w:rsidRDefault="00A14C8D" w:rsidP="005475CA">
      <w:pPr>
        <w:jc w:val="center"/>
        <w:rPr>
          <w:sz w:val="72"/>
        </w:rPr>
      </w:pPr>
      <w:r w:rsidRPr="00A14C8D">
        <w:rPr>
          <w:sz w:val="72"/>
        </w:rPr>
        <w:t>Gestion des processus</w:t>
      </w:r>
    </w:p>
    <w:p w14:paraId="4C354CF4" w14:textId="77777777" w:rsidR="005475CA" w:rsidRDefault="00A14C8D" w:rsidP="005475CA">
      <w:r>
        <w:rPr>
          <w:noProof/>
          <w:lang w:eastAsia="fr-FR"/>
        </w:rPr>
        <w:drawing>
          <wp:anchor distT="0" distB="0" distL="114300" distR="114300" simplePos="0" relativeHeight="251657216" behindDoc="1" locked="0" layoutInCell="1" allowOverlap="1" wp14:anchorId="4C354D8A" wp14:editId="279AF890">
            <wp:simplePos x="0" y="0"/>
            <wp:positionH relativeFrom="column">
              <wp:posOffset>-497973</wp:posOffset>
            </wp:positionH>
            <wp:positionV relativeFrom="paragraph">
              <wp:posOffset>50312</wp:posOffset>
            </wp:positionV>
            <wp:extent cx="3122473" cy="1850065"/>
            <wp:effectExtent l="19050" t="0" r="1727" b="0"/>
            <wp:wrapNone/>
            <wp:docPr id="3" name="Image 2" descr="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473" cy="185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4CF5" w14:textId="77777777" w:rsidR="005475CA" w:rsidRDefault="005475CA" w:rsidP="005475CA"/>
    <w:p w14:paraId="4C354CF6" w14:textId="77777777" w:rsidR="005475CA" w:rsidRDefault="00304B47" w:rsidP="005475CA">
      <w:r>
        <w:rPr>
          <w:noProof/>
          <w:lang w:eastAsia="fr-FR"/>
        </w:rPr>
        <w:drawing>
          <wp:anchor distT="0" distB="0" distL="114300" distR="114300" simplePos="0" relativeHeight="251654144" behindDoc="1" locked="0" layoutInCell="1" allowOverlap="1" wp14:anchorId="4C354D8C" wp14:editId="4DE71A22">
            <wp:simplePos x="0" y="0"/>
            <wp:positionH relativeFrom="column">
              <wp:posOffset>3084830</wp:posOffset>
            </wp:positionH>
            <wp:positionV relativeFrom="paragraph">
              <wp:posOffset>182880</wp:posOffset>
            </wp:positionV>
            <wp:extent cx="3213100" cy="3582670"/>
            <wp:effectExtent l="19050" t="0" r="0" b="0"/>
            <wp:wrapNone/>
            <wp:docPr id="2" name="Image 1" descr="unix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x12.gif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4CF7" w14:textId="77777777" w:rsidR="00A14C8D" w:rsidRDefault="00A14C8D"/>
    <w:p w14:paraId="4C354CF8" w14:textId="77777777" w:rsidR="00A14C8D" w:rsidRDefault="00A14C8D"/>
    <w:p w14:paraId="4C354CF9" w14:textId="77777777" w:rsidR="00A14C8D" w:rsidRDefault="00A14C8D"/>
    <w:p w14:paraId="4C354CFA" w14:textId="77777777" w:rsidR="00A14C8D" w:rsidRDefault="00A14C8D"/>
    <w:p w14:paraId="4C354CFB" w14:textId="77777777" w:rsidR="00A14C8D" w:rsidRDefault="00A14C8D"/>
    <w:p w14:paraId="4C354CFC" w14:textId="77777777" w:rsidR="00A14C8D" w:rsidRDefault="00A14C8D"/>
    <w:p w14:paraId="4C354CFD" w14:textId="77777777" w:rsidR="00A14C8D" w:rsidRDefault="00A14C8D"/>
    <w:p w14:paraId="4C354CFE" w14:textId="77777777" w:rsidR="00A14C8D" w:rsidRDefault="00A14C8D"/>
    <w:p w14:paraId="4C354CFF" w14:textId="77777777" w:rsidR="00A14C8D" w:rsidRDefault="00A14C8D"/>
    <w:p w14:paraId="4C354D00" w14:textId="77777777" w:rsidR="00304B47" w:rsidRDefault="00304B47" w:rsidP="00A14C8D">
      <w:pPr>
        <w:jc w:val="right"/>
      </w:pPr>
    </w:p>
    <w:p w14:paraId="4C354D01" w14:textId="77777777" w:rsidR="00304B47" w:rsidRDefault="00304B47" w:rsidP="00A14C8D">
      <w:pPr>
        <w:jc w:val="right"/>
      </w:pPr>
    </w:p>
    <w:p w14:paraId="4C354D02" w14:textId="77777777" w:rsidR="00304B47" w:rsidRDefault="00304B47" w:rsidP="00A14C8D">
      <w:pPr>
        <w:jc w:val="right"/>
      </w:pPr>
    </w:p>
    <w:p w14:paraId="4C354D03" w14:textId="77777777" w:rsidR="00EC2104" w:rsidRPr="00EC2104" w:rsidRDefault="00A14C8D" w:rsidP="00EC2104">
      <w:pPr>
        <w:jc w:val="right"/>
      </w:pPr>
      <w:r>
        <w:t>Année Académique 2017/2018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22"/>
          <w:u w:val="single"/>
        </w:rPr>
        <w:id w:val="1507332719"/>
        <w:docPartObj>
          <w:docPartGallery w:val="Table of Contents"/>
          <w:docPartUnique/>
        </w:docPartObj>
      </w:sdtPr>
      <w:sdtEndPr>
        <w:rPr>
          <w:sz w:val="22"/>
          <w:u w:val="none"/>
        </w:rPr>
      </w:sdtEndPr>
      <w:sdtContent>
        <w:p w14:paraId="4C354D04" w14:textId="56980BD5" w:rsidR="00706BBC" w:rsidDel="00DF7B74" w:rsidRDefault="00706BBC" w:rsidP="00B5431A">
          <w:pPr>
            <w:pStyle w:val="En-ttedetabledesmatires"/>
            <w:jc w:val="center"/>
            <w:rPr>
              <w:del w:id="2" w:author="Raphaël CASTANIER" w:date="2018-04-05T09:09:00Z"/>
              <w:rFonts w:asciiTheme="minorHAnsi" w:eastAsiaTheme="minorHAnsi" w:hAnsiTheme="minorHAnsi" w:cstheme="minorBidi"/>
              <w:b w:val="0"/>
              <w:bCs w:val="0"/>
              <w:color w:val="auto"/>
              <w:sz w:val="32"/>
              <w:szCs w:val="22"/>
              <w:u w:val="single"/>
            </w:rPr>
          </w:pPr>
        </w:p>
        <w:p w14:paraId="4C354D05" w14:textId="77777777" w:rsidR="00EC2104" w:rsidRDefault="00EC2104" w:rsidP="00B5431A">
          <w:pPr>
            <w:pStyle w:val="En-ttedetabledesmatires"/>
            <w:jc w:val="center"/>
            <w:rPr>
              <w:sz w:val="32"/>
              <w:u w:val="single"/>
            </w:rPr>
          </w:pPr>
          <w:r w:rsidRPr="00B5431A">
            <w:rPr>
              <w:sz w:val="32"/>
              <w:u w:val="single"/>
            </w:rPr>
            <w:t>Sommaire</w:t>
          </w:r>
        </w:p>
        <w:p w14:paraId="4C354D06" w14:textId="77777777" w:rsidR="00706BBC" w:rsidRPr="00706BBC" w:rsidRDefault="00706BBC" w:rsidP="00706BBC"/>
        <w:p w14:paraId="330521DD" w14:textId="1D965575" w:rsidR="003A0F15" w:rsidRDefault="007C3B6C">
          <w:pPr>
            <w:pStyle w:val="TM1"/>
            <w:tabs>
              <w:tab w:val="right" w:leader="dot" w:pos="9060"/>
            </w:tabs>
            <w:rPr>
              <w:ins w:id="3" w:author="Raphaël CASTANIER" w:date="2018-04-05T09:01:00Z"/>
              <w:rFonts w:eastAsiaTheme="minorEastAsia"/>
              <w:noProof/>
              <w:lang w:eastAsia="fr-FR"/>
            </w:rPr>
          </w:pPr>
          <w:r>
            <w:fldChar w:fldCharType="begin"/>
          </w:r>
          <w:r w:rsidR="00EC2104">
            <w:instrText xml:space="preserve"> TOC \o "1-3" \h \z \u </w:instrText>
          </w:r>
          <w:r>
            <w:fldChar w:fldCharType="separate"/>
          </w:r>
          <w:ins w:id="4" w:author="Raphaël CASTANIER" w:date="2018-04-05T09:01:00Z">
            <w:r w:rsidR="003A0F15" w:rsidRPr="0037014C">
              <w:rPr>
                <w:rStyle w:val="Lienhypertexte"/>
                <w:noProof/>
              </w:rPr>
              <w:fldChar w:fldCharType="begin"/>
            </w:r>
            <w:r w:rsidR="003A0F15" w:rsidRPr="0037014C">
              <w:rPr>
                <w:rStyle w:val="Lienhypertexte"/>
                <w:noProof/>
              </w:rPr>
              <w:instrText xml:space="preserve"> </w:instrText>
            </w:r>
            <w:r w:rsidR="003A0F15">
              <w:rPr>
                <w:noProof/>
              </w:rPr>
              <w:instrText>HYPERLINK \l "_Toc510682227"</w:instrText>
            </w:r>
            <w:r w:rsidR="003A0F15" w:rsidRPr="0037014C">
              <w:rPr>
                <w:rStyle w:val="Lienhypertexte"/>
                <w:noProof/>
              </w:rPr>
              <w:instrText xml:space="preserve"> </w:instrText>
            </w:r>
          </w:ins>
          <w:ins w:id="5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6" w:author="Raphaël CASTANIER" w:date="2018-04-05T09:01:00Z">
            <w:r w:rsidR="003A0F15" w:rsidRPr="0037014C">
              <w:rPr>
                <w:rStyle w:val="Lienhypertexte"/>
                <w:noProof/>
              </w:rPr>
              <w:fldChar w:fldCharType="separate"/>
            </w:r>
            <w:r w:rsidR="003A0F15" w:rsidRPr="0037014C">
              <w:rPr>
                <w:rStyle w:val="Lienhypertexte"/>
                <w:noProof/>
              </w:rPr>
              <w:t>TP3 - Gestion des processus</w:t>
            </w:r>
            <w:r w:rsidR="003A0F15">
              <w:rPr>
                <w:noProof/>
                <w:webHidden/>
              </w:rPr>
              <w:tab/>
            </w:r>
            <w:r w:rsidR="003A0F15">
              <w:rPr>
                <w:noProof/>
                <w:webHidden/>
              </w:rPr>
              <w:fldChar w:fldCharType="begin"/>
            </w:r>
            <w:r w:rsidR="003A0F15">
              <w:rPr>
                <w:noProof/>
                <w:webHidden/>
              </w:rPr>
              <w:instrText xml:space="preserve"> PAGEREF _Toc510682227 \h </w:instrText>
            </w:r>
          </w:ins>
          <w:r w:rsidR="003A0F15">
            <w:rPr>
              <w:noProof/>
              <w:webHidden/>
            </w:rPr>
          </w:r>
          <w:r w:rsidR="003A0F15">
            <w:rPr>
              <w:noProof/>
              <w:webHidden/>
            </w:rPr>
            <w:fldChar w:fldCharType="separate"/>
          </w:r>
          <w:ins w:id="7" w:author="Raphaël CASTANIER" w:date="2018-04-05T16:24:00Z">
            <w:r w:rsidR="009A51CD">
              <w:rPr>
                <w:noProof/>
                <w:webHidden/>
              </w:rPr>
              <w:t>2</w:t>
            </w:r>
          </w:ins>
          <w:ins w:id="8" w:author="Raphaël CASTANIER" w:date="2018-04-05T09:01:00Z">
            <w:r w:rsidR="003A0F15">
              <w:rPr>
                <w:noProof/>
                <w:webHidden/>
              </w:rPr>
              <w:fldChar w:fldCharType="end"/>
            </w:r>
            <w:r w:rsidR="003A0F15" w:rsidRPr="0037014C">
              <w:rPr>
                <w:rStyle w:val="Lienhypertexte"/>
                <w:noProof/>
              </w:rPr>
              <w:fldChar w:fldCharType="end"/>
            </w:r>
          </w:ins>
        </w:p>
        <w:p w14:paraId="66F0F3B3" w14:textId="627E28C4" w:rsidR="003A0F15" w:rsidRDefault="003A0F15">
          <w:pPr>
            <w:pStyle w:val="TM2"/>
            <w:tabs>
              <w:tab w:val="left" w:pos="660"/>
              <w:tab w:val="right" w:leader="dot" w:pos="9060"/>
            </w:tabs>
            <w:rPr>
              <w:ins w:id="9" w:author="Raphaël CASTANIER" w:date="2018-04-05T09:01:00Z"/>
              <w:rFonts w:eastAsiaTheme="minorEastAsia"/>
              <w:noProof/>
              <w:lang w:eastAsia="fr-FR"/>
            </w:rPr>
          </w:pPr>
          <w:ins w:id="10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"_Toc510682228"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11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12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014C">
              <w:rPr>
                <w:rStyle w:val="Lienhypertexte"/>
                <w:noProof/>
              </w:rPr>
              <w:t>Contrôle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_Toc510682228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" w:author="Raphaël CASTANIER" w:date="2018-04-05T16:24:00Z">
            <w:r w:rsidR="009A51CD">
              <w:rPr>
                <w:noProof/>
                <w:webHidden/>
              </w:rPr>
              <w:t>2</w:t>
            </w:r>
          </w:ins>
          <w:ins w:id="14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44C200C1" w14:textId="125327ED" w:rsidR="003A0F15" w:rsidRDefault="003A0F15">
          <w:pPr>
            <w:pStyle w:val="TM3"/>
            <w:tabs>
              <w:tab w:val="left" w:pos="1100"/>
              <w:tab w:val="right" w:leader="dot" w:pos="9060"/>
            </w:tabs>
            <w:rPr>
              <w:ins w:id="15" w:author="Raphaël CASTANIER" w:date="2018-04-05T09:01:00Z"/>
              <w:rFonts w:eastAsiaTheme="minorEastAsia"/>
              <w:noProof/>
              <w:lang w:eastAsia="fr-FR"/>
            </w:rPr>
          </w:pPr>
          <w:ins w:id="16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"_Toc510682229"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17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18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</w:rPr>
              <w:t>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014C">
              <w:rPr>
                <w:rStyle w:val="Lienhypertexte"/>
                <w:noProof/>
              </w:rPr>
              <w:t>Travaux en arrière-plan (backgrounding)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_Toc510682229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9" w:author="Raphaël CASTANIER" w:date="2018-04-05T16:24:00Z">
            <w:r w:rsidR="009A51CD">
              <w:rPr>
                <w:noProof/>
                <w:webHidden/>
              </w:rPr>
              <w:t>2</w:t>
            </w:r>
          </w:ins>
          <w:ins w:id="20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61A3C713" w14:textId="02DCFEFA" w:rsidR="003A0F15" w:rsidRDefault="003A0F15">
          <w:pPr>
            <w:pStyle w:val="TM3"/>
            <w:tabs>
              <w:tab w:val="left" w:pos="1100"/>
              <w:tab w:val="right" w:leader="dot" w:pos="9060"/>
            </w:tabs>
            <w:rPr>
              <w:ins w:id="21" w:author="Raphaël CASTANIER" w:date="2018-04-05T09:01:00Z"/>
              <w:rFonts w:eastAsiaTheme="minorEastAsia"/>
              <w:noProof/>
              <w:lang w:eastAsia="fr-FR"/>
            </w:rPr>
          </w:pPr>
          <w:ins w:id="22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"_Toc510682230"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23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24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</w:rPr>
              <w:t>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014C">
              <w:rPr>
                <w:rStyle w:val="Lienhypertexte"/>
                <w:noProof/>
              </w:rPr>
              <w:t>Travaux en premier plan (Foregrounding)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_Toc510682230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5" w:author="Raphaël CASTANIER" w:date="2018-04-05T16:24:00Z">
            <w:r w:rsidR="009A51CD">
              <w:rPr>
                <w:noProof/>
                <w:webHidden/>
              </w:rPr>
              <w:t>3</w:t>
            </w:r>
          </w:ins>
          <w:ins w:id="26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6319115F" w14:textId="56D92DD1" w:rsidR="003A0F15" w:rsidRDefault="003A0F15">
          <w:pPr>
            <w:pStyle w:val="TM3"/>
            <w:tabs>
              <w:tab w:val="left" w:pos="1100"/>
              <w:tab w:val="right" w:leader="dot" w:pos="9060"/>
            </w:tabs>
            <w:rPr>
              <w:ins w:id="27" w:author="Raphaël CASTANIER" w:date="2018-04-05T09:01:00Z"/>
              <w:rFonts w:eastAsiaTheme="minorEastAsia"/>
              <w:noProof/>
              <w:lang w:eastAsia="fr-FR"/>
            </w:rPr>
          </w:pPr>
          <w:ins w:id="28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"_Toc510682231"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29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30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</w:rPr>
              <w:t>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014C">
              <w:rPr>
                <w:rStyle w:val="Lienhypertexte"/>
                <w:noProof/>
              </w:rPr>
              <w:t>Commande 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_Toc510682231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1" w:author="Raphaël CASTANIER" w:date="2018-04-05T16:24:00Z">
            <w:r w:rsidR="009A51CD">
              <w:rPr>
                <w:noProof/>
                <w:webHidden/>
              </w:rPr>
              <w:t>3</w:t>
            </w:r>
          </w:ins>
          <w:ins w:id="32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53BC51D0" w14:textId="263D77DF" w:rsidR="003A0F15" w:rsidRDefault="003A0F15">
          <w:pPr>
            <w:pStyle w:val="TM3"/>
            <w:tabs>
              <w:tab w:val="right" w:leader="dot" w:pos="9060"/>
            </w:tabs>
            <w:rPr>
              <w:ins w:id="33" w:author="Raphaël CASTANIER" w:date="2018-04-05T09:01:00Z"/>
              <w:rFonts w:eastAsiaTheme="minorEastAsia"/>
              <w:noProof/>
              <w:lang w:eastAsia="fr-FR"/>
            </w:rPr>
          </w:pPr>
          <w:ins w:id="34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"_Toc510682232"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35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36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</w:rPr>
              <w:t>1.4  Commande KILL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_Toc510682232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7" w:author="Raphaël CASTANIER" w:date="2018-04-05T16:24:00Z">
            <w:r w:rsidR="009A51CD">
              <w:rPr>
                <w:noProof/>
                <w:webHidden/>
              </w:rPr>
              <w:t>4</w:t>
            </w:r>
          </w:ins>
          <w:ins w:id="38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7A9B6C67" w14:textId="06ECF9FF" w:rsidR="003A0F15" w:rsidRDefault="003A0F15">
          <w:pPr>
            <w:pStyle w:val="TM3"/>
            <w:tabs>
              <w:tab w:val="right" w:leader="dot" w:pos="9060"/>
            </w:tabs>
            <w:rPr>
              <w:ins w:id="39" w:author="Raphaël CASTANIER" w:date="2018-04-05T09:01:00Z"/>
              <w:rFonts w:eastAsiaTheme="minorEastAsia"/>
              <w:noProof/>
              <w:lang w:eastAsia="fr-FR"/>
            </w:rPr>
          </w:pPr>
          <w:ins w:id="40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"_Toc510682233"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41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42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  <w:lang w:val="en-US"/>
              </w:rPr>
              <w:t>1.5  Commande 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_Toc510682233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3" w:author="Raphaël CASTANIER" w:date="2018-04-05T16:24:00Z">
            <w:r w:rsidR="009A51CD">
              <w:rPr>
                <w:noProof/>
                <w:webHidden/>
              </w:rPr>
              <w:t>4</w:t>
            </w:r>
          </w:ins>
          <w:ins w:id="44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379AB570" w14:textId="3464C1E6" w:rsidR="003A0F15" w:rsidRDefault="003A0F15">
          <w:pPr>
            <w:pStyle w:val="TM2"/>
            <w:tabs>
              <w:tab w:val="left" w:pos="660"/>
              <w:tab w:val="right" w:leader="dot" w:pos="9060"/>
            </w:tabs>
            <w:rPr>
              <w:ins w:id="45" w:author="Raphaël CASTANIER" w:date="2018-04-05T09:01:00Z"/>
              <w:rFonts w:eastAsiaTheme="minorEastAsia"/>
              <w:noProof/>
              <w:lang w:eastAsia="fr-FR"/>
            </w:rPr>
          </w:pPr>
          <w:ins w:id="46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"_Toc510682234"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47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48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014C">
              <w:rPr>
                <w:rStyle w:val="Lienhypertexte"/>
                <w:noProof/>
              </w:rPr>
              <w:t>Création de processus (fonction fork)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_Toc510682234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9" w:author="Raphaël CASTANIER" w:date="2018-04-05T16:24:00Z">
            <w:r w:rsidR="009A51CD">
              <w:rPr>
                <w:noProof/>
                <w:webHidden/>
              </w:rPr>
              <w:t>5</w:t>
            </w:r>
          </w:ins>
          <w:ins w:id="50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452F53A4" w14:textId="06ED9EBA" w:rsidR="003A0F15" w:rsidRDefault="003A0F15">
          <w:pPr>
            <w:pStyle w:val="TM2"/>
            <w:tabs>
              <w:tab w:val="right" w:leader="dot" w:pos="9060"/>
            </w:tabs>
            <w:rPr>
              <w:ins w:id="51" w:author="Raphaël CASTANIER" w:date="2018-04-05T09:01:00Z"/>
              <w:rFonts w:eastAsiaTheme="minorEastAsia"/>
              <w:noProof/>
              <w:lang w:eastAsia="fr-FR"/>
            </w:rPr>
          </w:pPr>
          <w:ins w:id="52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"_Toc510682235"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53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54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</w:rPr>
              <w:t>Exercice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_Toc510682235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5" w:author="Raphaël CASTANIER" w:date="2018-04-05T16:24:00Z">
            <w:r w:rsidR="009A51CD">
              <w:rPr>
                <w:noProof/>
                <w:webHidden/>
              </w:rPr>
              <w:t>5</w:t>
            </w:r>
          </w:ins>
          <w:ins w:id="56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43A89F22" w14:textId="40AC7DD2" w:rsidR="003A0F15" w:rsidRDefault="003A0F15">
          <w:pPr>
            <w:pStyle w:val="TM2"/>
            <w:tabs>
              <w:tab w:val="right" w:leader="dot" w:pos="9060"/>
            </w:tabs>
            <w:rPr>
              <w:ins w:id="57" w:author="Raphaël CASTANIER" w:date="2018-04-05T09:01:00Z"/>
              <w:rFonts w:eastAsiaTheme="minorEastAsia"/>
              <w:noProof/>
              <w:lang w:eastAsia="fr-FR"/>
            </w:rPr>
          </w:pPr>
          <w:ins w:id="58" w:author="Raphaël CASTANIER" w:date="2018-04-05T09:01:00Z">
            <w:r w:rsidRPr="0037014C">
              <w:rPr>
                <w:rStyle w:val="Lienhypertexte"/>
                <w:noProof/>
              </w:rPr>
              <w:fldChar w:fldCharType="begin"/>
            </w:r>
            <w:r w:rsidRPr="0037014C">
              <w:rPr>
                <w:rStyle w:val="Lienhypertexte"/>
                <w:noProof/>
              </w:rPr>
              <w:instrText xml:space="preserve"> </w:instrText>
            </w:r>
            <w:r>
              <w:rPr>
                <w:noProof/>
              </w:rPr>
              <w:instrText>HYPERLINK \l "_Toc510682236"</w:instrText>
            </w:r>
            <w:r w:rsidRPr="0037014C">
              <w:rPr>
                <w:rStyle w:val="Lienhypertexte"/>
                <w:noProof/>
              </w:rPr>
              <w:instrText xml:space="preserve"> </w:instrText>
            </w:r>
          </w:ins>
          <w:ins w:id="59" w:author="Raphaël CASTANIER" w:date="2018-04-05T16:17:00Z">
            <w:r w:rsidR="003D335C" w:rsidRPr="0037014C">
              <w:rPr>
                <w:rStyle w:val="Lienhypertexte"/>
                <w:noProof/>
              </w:rPr>
            </w:r>
          </w:ins>
          <w:ins w:id="60" w:author="Raphaël CASTANIER" w:date="2018-04-05T09:01:00Z">
            <w:r w:rsidRPr="0037014C">
              <w:rPr>
                <w:rStyle w:val="Lienhypertexte"/>
                <w:noProof/>
              </w:rPr>
              <w:fldChar w:fldCharType="separate"/>
            </w:r>
            <w:r w:rsidRPr="0037014C">
              <w:rPr>
                <w:rStyle w:val="Lienhypertexte"/>
                <w:noProof/>
              </w:rPr>
              <w:t>Exercice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_Toc510682236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1" w:author="Raphaël CASTANIER" w:date="2018-04-05T16:24:00Z">
            <w:r w:rsidR="009A51CD">
              <w:rPr>
                <w:noProof/>
                <w:webHidden/>
              </w:rPr>
              <w:t>5</w:t>
            </w:r>
          </w:ins>
          <w:ins w:id="62" w:author="Raphaël CASTANIER" w:date="2018-04-05T09:01:00Z">
            <w:r>
              <w:rPr>
                <w:noProof/>
                <w:webHidden/>
              </w:rPr>
              <w:fldChar w:fldCharType="end"/>
            </w:r>
            <w:r w:rsidRPr="0037014C">
              <w:rPr>
                <w:rStyle w:val="Lienhypertexte"/>
                <w:noProof/>
              </w:rPr>
              <w:fldChar w:fldCharType="end"/>
            </w:r>
          </w:ins>
        </w:p>
        <w:p w14:paraId="4C354D07" w14:textId="62CECFC2" w:rsidR="00330870" w:rsidDel="003A0F15" w:rsidRDefault="00330870">
          <w:pPr>
            <w:pStyle w:val="TM1"/>
            <w:tabs>
              <w:tab w:val="right" w:leader="dot" w:pos="9060"/>
            </w:tabs>
            <w:rPr>
              <w:del w:id="63" w:author="Raphaël CASTANIER" w:date="2018-04-05T09:01:00Z"/>
              <w:rStyle w:val="Lienhypertexte"/>
              <w:noProof/>
            </w:rPr>
          </w:pPr>
          <w:del w:id="64" w:author="Raphaël CASTANIER" w:date="2018-04-05T09:01:00Z">
            <w:r w:rsidRPr="003A0F15" w:rsidDel="003A0F15">
              <w:rPr>
                <w:noProof/>
                <w:rPrChange w:id="65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TP2 – Questions 5 à 10</w:delText>
            </w:r>
            <w:r w:rsidDel="003A0F15">
              <w:rPr>
                <w:noProof/>
                <w:webHidden/>
              </w:rPr>
              <w:tab/>
              <w:delText>2</w:delText>
            </w:r>
          </w:del>
        </w:p>
        <w:p w14:paraId="4C354D08" w14:textId="77777777" w:rsidR="00330870" w:rsidRPr="00330870" w:rsidDel="003A0F15" w:rsidRDefault="00330870" w:rsidP="00330870">
          <w:pPr>
            <w:rPr>
              <w:del w:id="66" w:author="Raphaël CASTANIER" w:date="2018-04-05T09:01:00Z"/>
              <w:noProof/>
            </w:rPr>
          </w:pPr>
        </w:p>
        <w:p w14:paraId="4C354D09" w14:textId="60645E19" w:rsidR="00330870" w:rsidDel="003A0F15" w:rsidRDefault="00330870">
          <w:pPr>
            <w:pStyle w:val="TM1"/>
            <w:tabs>
              <w:tab w:val="right" w:leader="dot" w:pos="9060"/>
            </w:tabs>
            <w:rPr>
              <w:del w:id="67" w:author="Raphaël CASTANIER" w:date="2018-04-05T09:01:00Z"/>
              <w:rStyle w:val="Lienhypertexte"/>
              <w:noProof/>
            </w:rPr>
          </w:pPr>
          <w:del w:id="68" w:author="Raphaël CASTANIER" w:date="2018-04-05T09:01:00Z">
            <w:r w:rsidRPr="003A0F15" w:rsidDel="003A0F15">
              <w:rPr>
                <w:noProof/>
                <w:rPrChange w:id="69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TP3 - Gestion des processus</w:delText>
            </w:r>
            <w:r w:rsidDel="003A0F15">
              <w:rPr>
                <w:noProof/>
                <w:webHidden/>
              </w:rPr>
              <w:tab/>
              <w:delText>3</w:delText>
            </w:r>
          </w:del>
        </w:p>
        <w:p w14:paraId="4C354D0A" w14:textId="77777777" w:rsidR="00330870" w:rsidRPr="00330870" w:rsidDel="003A0F15" w:rsidRDefault="00330870" w:rsidP="00330870">
          <w:pPr>
            <w:rPr>
              <w:del w:id="70" w:author="Raphaël CASTANIER" w:date="2018-04-05T09:01:00Z"/>
              <w:noProof/>
            </w:rPr>
          </w:pPr>
        </w:p>
        <w:p w14:paraId="4C354D0B" w14:textId="0B7AA16B" w:rsidR="00330870" w:rsidRPr="00330870" w:rsidDel="003A0F15" w:rsidRDefault="00330870" w:rsidP="00330870">
          <w:pPr>
            <w:pStyle w:val="TM2"/>
            <w:tabs>
              <w:tab w:val="left" w:pos="660"/>
              <w:tab w:val="right" w:leader="dot" w:pos="9060"/>
            </w:tabs>
            <w:rPr>
              <w:del w:id="71" w:author="Raphaël CASTANIER" w:date="2018-04-05T09:01:00Z"/>
              <w:noProof/>
              <w:color w:val="0000FF" w:themeColor="hyperlink"/>
              <w:u w:val="single"/>
            </w:rPr>
          </w:pPr>
          <w:del w:id="72" w:author="Raphaël CASTANIER" w:date="2018-04-05T09:01:00Z">
            <w:r w:rsidRPr="003A0F15" w:rsidDel="003A0F15">
              <w:rPr>
                <w:noProof/>
                <w:rPrChange w:id="73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1)</w:delText>
            </w:r>
            <w:r w:rsidDel="003A0F15">
              <w:rPr>
                <w:rFonts w:eastAsiaTheme="minorEastAsia"/>
                <w:noProof/>
                <w:lang w:eastAsia="fr-FR"/>
              </w:rPr>
              <w:tab/>
            </w:r>
            <w:r w:rsidRPr="003A0F15" w:rsidDel="003A0F15">
              <w:rPr>
                <w:noProof/>
                <w:rPrChange w:id="74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Contrôle des processus</w:delText>
            </w:r>
            <w:r w:rsidDel="003A0F15">
              <w:rPr>
                <w:noProof/>
                <w:webHidden/>
              </w:rPr>
              <w:tab/>
              <w:delText>3</w:delText>
            </w:r>
          </w:del>
        </w:p>
        <w:p w14:paraId="4C354D0C" w14:textId="16B6CC58" w:rsidR="00330870" w:rsidDel="003A0F15" w:rsidRDefault="00330870">
          <w:pPr>
            <w:pStyle w:val="TM3"/>
            <w:tabs>
              <w:tab w:val="left" w:pos="1100"/>
              <w:tab w:val="right" w:leader="dot" w:pos="9060"/>
            </w:tabs>
            <w:rPr>
              <w:del w:id="75" w:author="Raphaël CASTANIER" w:date="2018-04-05T09:01:00Z"/>
              <w:rFonts w:eastAsiaTheme="minorEastAsia"/>
              <w:noProof/>
              <w:lang w:eastAsia="fr-FR"/>
            </w:rPr>
          </w:pPr>
          <w:del w:id="76" w:author="Raphaël CASTANIER" w:date="2018-04-05T09:01:00Z">
            <w:r w:rsidRPr="003A0F15" w:rsidDel="003A0F15">
              <w:rPr>
                <w:noProof/>
                <w:rPrChange w:id="77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1.1</w:delText>
            </w:r>
            <w:r w:rsidDel="003A0F15">
              <w:rPr>
                <w:rFonts w:eastAsiaTheme="minorEastAsia"/>
                <w:noProof/>
                <w:lang w:eastAsia="fr-FR"/>
              </w:rPr>
              <w:tab/>
            </w:r>
            <w:r w:rsidRPr="003A0F15" w:rsidDel="003A0F15">
              <w:rPr>
                <w:noProof/>
                <w:rPrChange w:id="78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Travaux en arrière-plan (backgrounding)</w:delText>
            </w:r>
            <w:r w:rsidDel="003A0F15">
              <w:rPr>
                <w:noProof/>
                <w:webHidden/>
              </w:rPr>
              <w:tab/>
              <w:delText>3</w:delText>
            </w:r>
          </w:del>
        </w:p>
        <w:p w14:paraId="4C354D0D" w14:textId="6ED0799C" w:rsidR="00330870" w:rsidDel="003A0F15" w:rsidRDefault="00330870">
          <w:pPr>
            <w:pStyle w:val="TM3"/>
            <w:tabs>
              <w:tab w:val="left" w:pos="1100"/>
              <w:tab w:val="right" w:leader="dot" w:pos="9060"/>
            </w:tabs>
            <w:rPr>
              <w:del w:id="79" w:author="Raphaël CASTANIER" w:date="2018-04-05T09:01:00Z"/>
              <w:rFonts w:eastAsiaTheme="minorEastAsia"/>
              <w:noProof/>
              <w:lang w:eastAsia="fr-FR"/>
            </w:rPr>
          </w:pPr>
          <w:del w:id="80" w:author="Raphaël CASTANIER" w:date="2018-04-05T09:01:00Z">
            <w:r w:rsidRPr="003A0F15" w:rsidDel="003A0F15">
              <w:rPr>
                <w:noProof/>
                <w:rPrChange w:id="81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1.1</w:delText>
            </w:r>
            <w:r w:rsidDel="003A0F15">
              <w:rPr>
                <w:rFonts w:eastAsiaTheme="minorEastAsia"/>
                <w:noProof/>
                <w:lang w:eastAsia="fr-FR"/>
              </w:rPr>
              <w:tab/>
            </w:r>
            <w:r w:rsidRPr="003A0F15" w:rsidDel="003A0F15">
              <w:rPr>
                <w:noProof/>
                <w:rPrChange w:id="82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Travaux en premier plan (Foregrounding)</w:delText>
            </w:r>
            <w:r w:rsidDel="003A0F15">
              <w:rPr>
                <w:noProof/>
                <w:webHidden/>
              </w:rPr>
              <w:tab/>
              <w:delText>4</w:delText>
            </w:r>
          </w:del>
        </w:p>
        <w:p w14:paraId="4C354D0E" w14:textId="1B93B87F" w:rsidR="00330870" w:rsidDel="003A0F15" w:rsidRDefault="00330870">
          <w:pPr>
            <w:pStyle w:val="TM3"/>
            <w:tabs>
              <w:tab w:val="left" w:pos="1100"/>
              <w:tab w:val="right" w:leader="dot" w:pos="9060"/>
            </w:tabs>
            <w:rPr>
              <w:del w:id="83" w:author="Raphaël CASTANIER" w:date="2018-04-05T09:01:00Z"/>
              <w:rFonts w:eastAsiaTheme="minorEastAsia"/>
              <w:noProof/>
              <w:lang w:eastAsia="fr-FR"/>
            </w:rPr>
          </w:pPr>
          <w:del w:id="84" w:author="Raphaël CASTANIER" w:date="2018-04-05T09:01:00Z">
            <w:r w:rsidRPr="003A0F15" w:rsidDel="003A0F15">
              <w:rPr>
                <w:noProof/>
                <w:rPrChange w:id="85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1.2</w:delText>
            </w:r>
            <w:r w:rsidDel="003A0F15">
              <w:rPr>
                <w:rFonts w:eastAsiaTheme="minorEastAsia"/>
                <w:noProof/>
                <w:lang w:eastAsia="fr-FR"/>
              </w:rPr>
              <w:tab/>
            </w:r>
            <w:r w:rsidRPr="003A0F15" w:rsidDel="003A0F15">
              <w:rPr>
                <w:noProof/>
                <w:rPrChange w:id="86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Commande PS</w:delText>
            </w:r>
            <w:r w:rsidDel="003A0F15">
              <w:rPr>
                <w:noProof/>
                <w:webHidden/>
              </w:rPr>
              <w:tab/>
              <w:delText>5</w:delText>
            </w:r>
          </w:del>
        </w:p>
        <w:p w14:paraId="4C354D0F" w14:textId="263E39CD" w:rsidR="00330870" w:rsidDel="003A0F15" w:rsidRDefault="00330870">
          <w:pPr>
            <w:pStyle w:val="TM3"/>
            <w:tabs>
              <w:tab w:val="right" w:leader="dot" w:pos="9060"/>
            </w:tabs>
            <w:rPr>
              <w:del w:id="87" w:author="Raphaël CASTANIER" w:date="2018-04-05T09:01:00Z"/>
              <w:rFonts w:eastAsiaTheme="minorEastAsia"/>
              <w:noProof/>
              <w:lang w:eastAsia="fr-FR"/>
            </w:rPr>
          </w:pPr>
          <w:del w:id="88" w:author="Raphaël CASTANIER" w:date="2018-04-05T09:01:00Z">
            <w:r w:rsidRPr="003A0F15" w:rsidDel="003A0F15">
              <w:rPr>
                <w:noProof/>
                <w:rPrChange w:id="89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1.4        Commande KILL</w:delText>
            </w:r>
            <w:r w:rsidDel="003A0F15">
              <w:rPr>
                <w:noProof/>
                <w:webHidden/>
              </w:rPr>
              <w:tab/>
              <w:delText>5</w:delText>
            </w:r>
          </w:del>
        </w:p>
        <w:p w14:paraId="4C354D10" w14:textId="3E8E1A45" w:rsidR="00330870" w:rsidDel="003A0F15" w:rsidRDefault="00330870">
          <w:pPr>
            <w:pStyle w:val="TM3"/>
            <w:tabs>
              <w:tab w:val="right" w:leader="dot" w:pos="9060"/>
            </w:tabs>
            <w:rPr>
              <w:del w:id="90" w:author="Raphaël CASTANIER" w:date="2018-04-05T09:01:00Z"/>
              <w:rStyle w:val="Lienhypertexte"/>
              <w:noProof/>
            </w:rPr>
          </w:pPr>
          <w:del w:id="91" w:author="Raphaël CASTANIER" w:date="2018-04-05T09:01:00Z">
            <w:r w:rsidRPr="003A0F15" w:rsidDel="003A0F15">
              <w:rPr>
                <w:noProof/>
                <w:rPrChange w:id="92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1.5        Commande TOP</w:delText>
            </w:r>
            <w:r w:rsidDel="003A0F15">
              <w:rPr>
                <w:noProof/>
                <w:webHidden/>
              </w:rPr>
              <w:tab/>
              <w:delText>6</w:delText>
            </w:r>
          </w:del>
        </w:p>
        <w:p w14:paraId="4C354D11" w14:textId="77777777" w:rsidR="00330870" w:rsidRPr="00330870" w:rsidDel="003A0F15" w:rsidRDefault="00330870" w:rsidP="00330870">
          <w:pPr>
            <w:rPr>
              <w:del w:id="93" w:author="Raphaël CASTANIER" w:date="2018-04-05T09:01:00Z"/>
              <w:noProof/>
            </w:rPr>
          </w:pPr>
        </w:p>
        <w:p w14:paraId="4C354D12" w14:textId="038C5A20" w:rsidR="00330870" w:rsidDel="003A0F15" w:rsidRDefault="00330870">
          <w:pPr>
            <w:pStyle w:val="TM2"/>
            <w:tabs>
              <w:tab w:val="left" w:pos="660"/>
              <w:tab w:val="right" w:leader="dot" w:pos="9060"/>
            </w:tabs>
            <w:rPr>
              <w:del w:id="94" w:author="Raphaël CASTANIER" w:date="2018-04-05T09:01:00Z"/>
              <w:rFonts w:eastAsiaTheme="minorEastAsia"/>
              <w:noProof/>
              <w:lang w:eastAsia="fr-FR"/>
            </w:rPr>
          </w:pPr>
          <w:del w:id="95" w:author="Raphaël CASTANIER" w:date="2018-04-05T09:01:00Z">
            <w:r w:rsidRPr="003A0F15" w:rsidDel="003A0F15">
              <w:rPr>
                <w:noProof/>
                <w:rPrChange w:id="96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2)</w:delText>
            </w:r>
            <w:r w:rsidDel="003A0F15">
              <w:rPr>
                <w:rFonts w:eastAsiaTheme="minorEastAsia"/>
                <w:noProof/>
                <w:lang w:eastAsia="fr-FR"/>
              </w:rPr>
              <w:tab/>
            </w:r>
            <w:r w:rsidRPr="003A0F15" w:rsidDel="003A0F15">
              <w:rPr>
                <w:noProof/>
                <w:rPrChange w:id="97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Création de processus (fonction fork)</w:delText>
            </w:r>
            <w:r w:rsidDel="003A0F15">
              <w:rPr>
                <w:noProof/>
                <w:webHidden/>
              </w:rPr>
              <w:tab/>
              <w:delText>6</w:delText>
            </w:r>
          </w:del>
        </w:p>
        <w:p w14:paraId="4C354D13" w14:textId="3A5FDF33" w:rsidR="00330870" w:rsidDel="003A0F15" w:rsidRDefault="00330870">
          <w:pPr>
            <w:pStyle w:val="TM2"/>
            <w:tabs>
              <w:tab w:val="right" w:leader="dot" w:pos="9060"/>
            </w:tabs>
            <w:rPr>
              <w:del w:id="98" w:author="Raphaël CASTANIER" w:date="2018-04-05T09:01:00Z"/>
              <w:rFonts w:eastAsiaTheme="minorEastAsia"/>
              <w:noProof/>
              <w:lang w:eastAsia="fr-FR"/>
            </w:rPr>
          </w:pPr>
          <w:del w:id="99" w:author="Raphaël CASTANIER" w:date="2018-04-05T09:01:00Z">
            <w:r w:rsidRPr="003A0F15" w:rsidDel="003A0F15">
              <w:rPr>
                <w:noProof/>
                <w:rPrChange w:id="100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Exercice 1</w:delText>
            </w:r>
            <w:r w:rsidDel="003A0F15">
              <w:rPr>
                <w:noProof/>
                <w:webHidden/>
              </w:rPr>
              <w:tab/>
              <w:delText>6</w:delText>
            </w:r>
          </w:del>
        </w:p>
        <w:p w14:paraId="4C354D14" w14:textId="62DBD590" w:rsidR="00330870" w:rsidDel="003A0F15" w:rsidRDefault="00330870">
          <w:pPr>
            <w:pStyle w:val="TM2"/>
            <w:tabs>
              <w:tab w:val="right" w:leader="dot" w:pos="9060"/>
            </w:tabs>
            <w:rPr>
              <w:del w:id="101" w:author="Raphaël CASTANIER" w:date="2018-04-05T09:01:00Z"/>
              <w:rFonts w:eastAsiaTheme="minorEastAsia"/>
              <w:noProof/>
              <w:lang w:eastAsia="fr-FR"/>
            </w:rPr>
          </w:pPr>
          <w:del w:id="102" w:author="Raphaël CASTANIER" w:date="2018-04-05T09:01:00Z">
            <w:r w:rsidRPr="003A0F15" w:rsidDel="003A0F15">
              <w:rPr>
                <w:noProof/>
                <w:rPrChange w:id="103" w:author="Raphaël CASTANIER" w:date="2018-04-05T09:01:00Z">
                  <w:rPr>
                    <w:rStyle w:val="Lienhypertexte"/>
                    <w:noProof/>
                  </w:rPr>
                </w:rPrChange>
              </w:rPr>
              <w:delText>Exercice 2</w:delText>
            </w:r>
            <w:r w:rsidDel="003A0F15">
              <w:rPr>
                <w:noProof/>
                <w:webHidden/>
              </w:rPr>
              <w:tab/>
              <w:delText>7</w:delText>
            </w:r>
          </w:del>
        </w:p>
        <w:p w14:paraId="4C354D15" w14:textId="77777777" w:rsidR="00EC2104" w:rsidRDefault="007C3B6C">
          <w:r>
            <w:fldChar w:fldCharType="end"/>
          </w:r>
        </w:p>
      </w:sdtContent>
    </w:sdt>
    <w:p w14:paraId="4C354D16" w14:textId="220ADAB3" w:rsidR="00EC2104" w:rsidDel="00DF7B74" w:rsidRDefault="00EC2104">
      <w:pPr>
        <w:rPr>
          <w:del w:id="104" w:author="Raphaël CASTANIER" w:date="2018-04-05T09:09:00Z"/>
          <w:rFonts w:asciiTheme="majorHAnsi" w:eastAsiaTheme="majorEastAsia" w:hAnsiTheme="majorHAnsi" w:cstheme="majorBidi"/>
          <w:b/>
          <w:bCs/>
          <w:color w:val="548DD4" w:themeColor="text2" w:themeTint="99"/>
          <w:sz w:val="36"/>
          <w:szCs w:val="28"/>
          <w:u w:val="single"/>
        </w:rPr>
      </w:pPr>
    </w:p>
    <w:p w14:paraId="4C354D17" w14:textId="77777777" w:rsidR="00EC2104" w:rsidRDefault="00EC2104">
      <w:pPr>
        <w:rPr>
          <w:rFonts w:asciiTheme="majorHAnsi" w:eastAsiaTheme="majorEastAsia" w:hAnsiTheme="majorHAnsi" w:cstheme="majorBidi"/>
          <w:b/>
          <w:bCs/>
          <w:color w:val="548DD4" w:themeColor="text2" w:themeTint="99"/>
          <w:sz w:val="36"/>
          <w:szCs w:val="28"/>
          <w:u w:val="single"/>
        </w:rPr>
      </w:pPr>
      <w:r>
        <w:br w:type="page"/>
      </w:r>
    </w:p>
    <w:p w14:paraId="4C354D18" w14:textId="1E80D8C0" w:rsidR="005475CA" w:rsidRPr="00304B47" w:rsidDel="003A0F15" w:rsidRDefault="00304B47" w:rsidP="00304B47">
      <w:pPr>
        <w:pStyle w:val="Titre1"/>
        <w:rPr>
          <w:del w:id="105" w:author="Raphaël CASTANIER" w:date="2018-04-05T09:01:00Z"/>
        </w:rPr>
      </w:pPr>
      <w:del w:id="106" w:author="Raphaël CASTANIER" w:date="2018-04-05T09:01:00Z">
        <w:r w:rsidDel="003A0F15">
          <w:lastRenderedPageBreak/>
          <w:delText xml:space="preserve">TP2 – Questions </w:delText>
        </w:r>
        <w:r w:rsidR="00C00C1C" w:rsidDel="003A0F15">
          <w:delText>5 à</w:delText>
        </w:r>
        <w:r w:rsidR="00706BBC" w:rsidDel="003A0F15">
          <w:delText xml:space="preserve"> </w:delText>
        </w:r>
        <w:r w:rsidR="00C00C1C" w:rsidDel="003A0F15">
          <w:delText>10</w:delText>
        </w:r>
      </w:del>
    </w:p>
    <w:p w14:paraId="4C354D19" w14:textId="50081291" w:rsidR="005475CA" w:rsidDel="003A0F15" w:rsidRDefault="005475CA" w:rsidP="005475CA">
      <w:pPr>
        <w:rPr>
          <w:del w:id="107" w:author="Raphaël CASTANIER" w:date="2018-04-05T09:01:00Z"/>
        </w:rPr>
      </w:pPr>
    </w:p>
    <w:p w14:paraId="4C354D1A" w14:textId="55D4D6C2" w:rsidR="005475CA" w:rsidDel="003A0F15" w:rsidRDefault="005475CA" w:rsidP="005475CA">
      <w:pPr>
        <w:rPr>
          <w:del w:id="108" w:author="Raphaël CASTANIER" w:date="2018-04-05T09:01:00Z"/>
        </w:rPr>
      </w:pPr>
      <w:del w:id="109" w:author="Raphaël CASTANIER" w:date="2018-04-05T09:01:00Z">
        <w:r w:rsidDel="003A0F15">
          <w:delText>*à faire*</w:delText>
        </w:r>
      </w:del>
    </w:p>
    <w:p w14:paraId="4C354D1B" w14:textId="613FABF6" w:rsidR="00304B47" w:rsidDel="003A0F15" w:rsidRDefault="00304B47" w:rsidP="00304B47">
      <w:pPr>
        <w:pStyle w:val="Titre1"/>
        <w:rPr>
          <w:del w:id="110" w:author="Raphaël CASTANIER" w:date="2018-04-05T09:01:00Z"/>
        </w:rPr>
      </w:pPr>
    </w:p>
    <w:p w14:paraId="4C354D1C" w14:textId="530B2D11" w:rsidR="00EC2104" w:rsidDel="003A0F15" w:rsidRDefault="00EC2104">
      <w:pPr>
        <w:rPr>
          <w:del w:id="111" w:author="Raphaël CASTANIER" w:date="2018-04-05T09:01:00Z"/>
          <w:rFonts w:asciiTheme="majorHAnsi" w:eastAsiaTheme="majorEastAsia" w:hAnsiTheme="majorHAnsi" w:cstheme="majorBidi"/>
          <w:b/>
          <w:bCs/>
          <w:color w:val="548DD4" w:themeColor="text2" w:themeTint="99"/>
          <w:sz w:val="36"/>
          <w:szCs w:val="28"/>
          <w:u w:val="single"/>
        </w:rPr>
      </w:pPr>
      <w:del w:id="112" w:author="Raphaël CASTANIER" w:date="2018-04-05T09:01:00Z">
        <w:r w:rsidDel="003A0F15">
          <w:br w:type="page"/>
        </w:r>
      </w:del>
    </w:p>
    <w:p w14:paraId="4C354D1D" w14:textId="77777777" w:rsidR="005475CA" w:rsidRDefault="005475CA" w:rsidP="00304B47">
      <w:pPr>
        <w:pStyle w:val="Titre1"/>
      </w:pPr>
      <w:bookmarkStart w:id="113" w:name="_Toc510682227"/>
      <w:r>
        <w:t>TP3 - Gestion des processus</w:t>
      </w:r>
      <w:bookmarkEnd w:id="113"/>
    </w:p>
    <w:p w14:paraId="4C354D1E" w14:textId="77777777" w:rsidR="00EC2104" w:rsidRPr="00EC2104" w:rsidRDefault="00EC2104" w:rsidP="00EC2104"/>
    <w:p w14:paraId="4C354D1F" w14:textId="77777777" w:rsidR="005475CA" w:rsidRDefault="00181815" w:rsidP="00181815">
      <w:pPr>
        <w:pStyle w:val="Titre2"/>
        <w:numPr>
          <w:ilvl w:val="0"/>
          <w:numId w:val="7"/>
        </w:numPr>
      </w:pPr>
      <w:r w:rsidRPr="00181815">
        <w:t xml:space="preserve"> </w:t>
      </w:r>
      <w:del w:id="114" w:author="Raphaël CASTANIER" w:date="2018-04-05T09:01:00Z">
        <w:r w:rsidRPr="00181815" w:rsidDel="003A0F15">
          <w:delText xml:space="preserve"> </w:delText>
        </w:r>
      </w:del>
      <w:bookmarkStart w:id="115" w:name="_Toc510682228"/>
      <w:r w:rsidRPr="00181815">
        <w:t>Contrôle des processus</w:t>
      </w:r>
      <w:bookmarkEnd w:id="115"/>
    </w:p>
    <w:p w14:paraId="4C354D20" w14:textId="77777777" w:rsidR="00EC2104" w:rsidRPr="00EC2104" w:rsidRDefault="00EC2104" w:rsidP="00EC2104"/>
    <w:p w14:paraId="4C354D21" w14:textId="77777777" w:rsidR="0066367F" w:rsidRDefault="00181815" w:rsidP="005A054B">
      <w:pPr>
        <w:pStyle w:val="Titre3"/>
        <w:numPr>
          <w:ilvl w:val="1"/>
          <w:numId w:val="11"/>
        </w:numPr>
      </w:pPr>
      <w:bookmarkStart w:id="116" w:name="_Toc510682229"/>
      <w:r w:rsidRPr="00181815">
        <w:t>Travaux en arrière-plan (</w:t>
      </w:r>
      <w:proofErr w:type="spellStart"/>
      <w:r w:rsidRPr="00181815">
        <w:t>backgrounding</w:t>
      </w:r>
      <w:proofErr w:type="spellEnd"/>
      <w:r>
        <w:t>)</w:t>
      </w:r>
      <w:bookmarkEnd w:id="116"/>
    </w:p>
    <w:p w14:paraId="4C354D22" w14:textId="77777777" w:rsidR="0066367F" w:rsidRPr="0066367F" w:rsidRDefault="0066367F" w:rsidP="0066367F"/>
    <w:p w14:paraId="4C354D23" w14:textId="77777777" w:rsidR="0066367F" w:rsidRDefault="0066367F" w:rsidP="007D4859">
      <w:pPr>
        <w:rPr>
          <w:b/>
          <w:color w:val="548DD4" w:themeColor="text2" w:themeTint="99"/>
          <w:sz w:val="32"/>
          <w:u w:val="single"/>
        </w:rPr>
      </w:pPr>
      <w:r>
        <w:rPr>
          <w:b/>
          <w:noProof/>
          <w:color w:val="548DD4" w:themeColor="text2" w:themeTint="99"/>
          <w:sz w:val="32"/>
          <w:u w:val="single"/>
          <w:lang w:eastAsia="fr-FR"/>
        </w:rPr>
        <w:drawing>
          <wp:anchor distT="0" distB="0" distL="114300" distR="114300" simplePos="0" relativeHeight="251653120" behindDoc="1" locked="0" layoutInCell="1" allowOverlap="1" wp14:anchorId="4C354D8E" wp14:editId="35E25E92">
            <wp:simplePos x="0" y="0"/>
            <wp:positionH relativeFrom="column">
              <wp:posOffset>-264692</wp:posOffset>
            </wp:positionH>
            <wp:positionV relativeFrom="paragraph">
              <wp:posOffset>389285</wp:posOffset>
            </wp:positionV>
            <wp:extent cx="6339220" cy="2359095"/>
            <wp:effectExtent l="19050" t="0" r="443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102" t="23470" r="25884" b="4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44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75CA" w:rsidRPr="0066367F">
        <w:rPr>
          <w:b/>
          <w:color w:val="548DD4" w:themeColor="text2" w:themeTint="99"/>
          <w:sz w:val="32"/>
          <w:u w:val="single"/>
        </w:rPr>
        <w:t>Manipulation 1</w:t>
      </w:r>
    </w:p>
    <w:p w14:paraId="4C354D24" w14:textId="77777777" w:rsidR="000F67AA" w:rsidRPr="0066367F" w:rsidRDefault="000F67AA" w:rsidP="007D4859">
      <w:pPr>
        <w:rPr>
          <w:b/>
          <w:color w:val="548DD4" w:themeColor="text2" w:themeTint="99"/>
          <w:sz w:val="32"/>
          <w:u w:val="single"/>
        </w:rPr>
      </w:pPr>
      <w:r>
        <w:t xml:space="preserve"> </w:t>
      </w:r>
    </w:p>
    <w:p w14:paraId="4C354D25" w14:textId="77777777" w:rsidR="000F67AA" w:rsidRDefault="000F67AA" w:rsidP="007D4859"/>
    <w:p w14:paraId="4C354D26" w14:textId="77777777" w:rsidR="000F67AA" w:rsidRDefault="000F67AA" w:rsidP="007D4859"/>
    <w:p w14:paraId="4C354D27" w14:textId="77777777" w:rsidR="000F67AA" w:rsidRDefault="000F67AA" w:rsidP="007D4859"/>
    <w:p w14:paraId="4C354D28" w14:textId="77777777" w:rsidR="000F67AA" w:rsidRDefault="000F67AA" w:rsidP="007D4859"/>
    <w:p w14:paraId="4C354D29" w14:textId="77777777" w:rsidR="000F67AA" w:rsidRDefault="000F67AA" w:rsidP="007D4859"/>
    <w:p w14:paraId="4C354D2A" w14:textId="77777777" w:rsidR="000F67AA" w:rsidRDefault="000F67AA" w:rsidP="007D4859"/>
    <w:p w14:paraId="4C354D2B" w14:textId="77777777" w:rsidR="0066367F" w:rsidRDefault="0066367F" w:rsidP="007D4859">
      <w:pPr>
        <w:rPr>
          <w:u w:val="single" w:color="FF0000"/>
        </w:rPr>
      </w:pPr>
    </w:p>
    <w:p w14:paraId="4C354D2C" w14:textId="77777777" w:rsidR="007D7872" w:rsidRPr="007D7872" w:rsidRDefault="007D4859" w:rsidP="007D4859">
      <w:pPr>
        <w:rPr>
          <w:u w:val="single" w:color="FF0000"/>
        </w:rPr>
      </w:pPr>
      <w:r w:rsidRPr="007D7872">
        <w:rPr>
          <w:u w:val="single" w:color="FF0000"/>
        </w:rPr>
        <w:t>Dans terminal 1 </w:t>
      </w:r>
      <w:r w:rsidR="000F67AA" w:rsidRPr="007D7872">
        <w:rPr>
          <w:u w:val="single" w:color="FF0000"/>
        </w:rPr>
        <w:t xml:space="preserve">(Sans &amp;) </w:t>
      </w:r>
      <w:r w:rsidRPr="007D7872">
        <w:rPr>
          <w:u w:val="single" w:color="FF0000"/>
        </w:rPr>
        <w:t xml:space="preserve">: </w:t>
      </w:r>
    </w:p>
    <w:p w14:paraId="4C354D2D" w14:textId="77777777" w:rsidR="007D4859" w:rsidRDefault="007D4859" w:rsidP="005F2DB1">
      <w:pPr>
        <w:jc w:val="both"/>
      </w:pPr>
      <w:r>
        <w:t xml:space="preserve">La commande ’ls’ </w:t>
      </w:r>
      <w:proofErr w:type="gramStart"/>
      <w:r>
        <w:t>ne  s’affiche</w:t>
      </w:r>
      <w:proofErr w:type="gramEnd"/>
      <w:r>
        <w:t xml:space="preserve"> pas pendant que `chrono` tourne mais apparait après son exécution.</w:t>
      </w:r>
      <w:r w:rsidR="000F67AA">
        <w:t xml:space="preserve"> Pour terminer le processus étant donné que le programme est en 1</w:t>
      </w:r>
      <w:r w:rsidR="000F67AA" w:rsidRPr="000F67AA">
        <w:rPr>
          <w:vertAlign w:val="superscript"/>
        </w:rPr>
        <w:t>er</w:t>
      </w:r>
      <w:r w:rsidR="000F67AA">
        <w:t xml:space="preserve"> plan la commande ‘Ctrl +</w:t>
      </w:r>
      <w:proofErr w:type="gramStart"/>
      <w:r w:rsidR="000F67AA">
        <w:t>C’ arrête</w:t>
      </w:r>
      <w:proofErr w:type="gramEnd"/>
      <w:r w:rsidR="000F67AA">
        <w:t xml:space="preserve"> le processus.</w:t>
      </w:r>
    </w:p>
    <w:p w14:paraId="4C354D2E" w14:textId="77777777" w:rsidR="007D7872" w:rsidRPr="007D7872" w:rsidRDefault="007D4859" w:rsidP="007D4859">
      <w:pPr>
        <w:rPr>
          <w:u w:val="single" w:color="FF0000"/>
        </w:rPr>
      </w:pPr>
      <w:r w:rsidRPr="007D7872">
        <w:rPr>
          <w:u w:val="single" w:color="FF0000"/>
        </w:rPr>
        <w:t>Dans terminal 2</w:t>
      </w:r>
      <w:r w:rsidR="000F67AA" w:rsidRPr="007D7872">
        <w:rPr>
          <w:u w:val="single" w:color="FF0000"/>
        </w:rPr>
        <w:t xml:space="preserve"> (Avec &amp;)</w:t>
      </w:r>
      <w:r w:rsidRPr="007D7872">
        <w:rPr>
          <w:u w:val="single" w:color="FF0000"/>
        </w:rPr>
        <w:t> :</w:t>
      </w:r>
    </w:p>
    <w:p w14:paraId="4C354D2F" w14:textId="77777777" w:rsidR="005475CA" w:rsidRDefault="007D4859" w:rsidP="005F2DB1">
      <w:pPr>
        <w:jc w:val="both"/>
      </w:pPr>
      <w:r>
        <w:t>La commande</w:t>
      </w:r>
      <w:r w:rsidR="00BF5FA0">
        <w:t xml:space="preserve"> ‘ls’</w:t>
      </w:r>
      <w:r>
        <w:t xml:space="preserve"> fonctionne simultanément</w:t>
      </w:r>
      <w:r w:rsidR="00BF5FA0">
        <w:t xml:space="preserve"> avec</w:t>
      </w:r>
      <w:r>
        <w:t xml:space="preserve"> </w:t>
      </w:r>
      <w:r w:rsidR="00BF5FA0">
        <w:t>l’exécution de ‘chrono car le</w:t>
      </w:r>
      <w:r>
        <w:t xml:space="preserve"> `&amp;` </w:t>
      </w:r>
      <w:r w:rsidR="005F2DB1">
        <w:t>a</w:t>
      </w:r>
      <w:r w:rsidR="001B2E52">
        <w:t xml:space="preserve"> lancé</w:t>
      </w:r>
      <w:r w:rsidR="00BF5FA0">
        <w:t xml:space="preserve"> son exécution en tâche de fond ce qui libère la main au Shell pour lancer plusieurs commande</w:t>
      </w:r>
      <w:r w:rsidR="001B2E52">
        <w:t>s</w:t>
      </w:r>
      <w:r w:rsidR="00BF5FA0">
        <w:t>.</w:t>
      </w:r>
      <w:r w:rsidR="000F67AA">
        <w:t xml:space="preserve"> </w:t>
      </w:r>
      <w:r w:rsidR="00BF5FA0">
        <w:t>Etant donné que l’</w:t>
      </w:r>
      <w:r w:rsidR="00BF5FA0" w:rsidRPr="00BF5FA0">
        <w:t>esperluette (&amp;)</w:t>
      </w:r>
      <w:r w:rsidR="005F2DB1">
        <w:t xml:space="preserve"> a</w:t>
      </w:r>
      <w:r w:rsidR="00BF5FA0">
        <w:t xml:space="preserve"> mis le programme en </w:t>
      </w:r>
      <w:proofErr w:type="spellStart"/>
      <w:r w:rsidR="00BF5FA0">
        <w:t>arrière plan</w:t>
      </w:r>
      <w:proofErr w:type="spellEnd"/>
      <w:r w:rsidR="001B2E52">
        <w:t>,</w:t>
      </w:r>
      <w:r w:rsidR="00BF5FA0">
        <w:t xml:space="preserve"> ‘chrono’ s’exécute jusqu'à son nombre d’itération max. </w:t>
      </w:r>
    </w:p>
    <w:p w14:paraId="4C354D31" w14:textId="69DC75EA" w:rsidR="00EC2104" w:rsidRDefault="00EC210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u w:val="single"/>
        </w:rPr>
      </w:pPr>
    </w:p>
    <w:p w14:paraId="4C354D32" w14:textId="77777777" w:rsidR="005475CA" w:rsidRPr="00AB1375" w:rsidRDefault="005475CA" w:rsidP="00237A58">
      <w:r w:rsidRPr="00237A58">
        <w:rPr>
          <w:b/>
          <w:noProof/>
          <w:color w:val="548DD4" w:themeColor="text2" w:themeTint="99"/>
          <w:sz w:val="32"/>
          <w:u w:val="single"/>
          <w:lang w:eastAsia="fr-FR"/>
        </w:rPr>
        <w:t>Manipulation 2</w:t>
      </w:r>
    </w:p>
    <w:p w14:paraId="4C354D33" w14:textId="77777777" w:rsidR="005475CA" w:rsidRDefault="000F67AA" w:rsidP="005475CA">
      <w:r>
        <w:rPr>
          <w:noProof/>
          <w:lang w:eastAsia="fr-FR"/>
        </w:rPr>
        <w:drawing>
          <wp:anchor distT="0" distB="0" distL="114300" distR="114300" simplePos="0" relativeHeight="251655168" behindDoc="1" locked="0" layoutInCell="1" allowOverlap="1" wp14:anchorId="4C354D90" wp14:editId="4852E72C">
            <wp:simplePos x="0" y="0"/>
            <wp:positionH relativeFrom="column">
              <wp:posOffset>-275324</wp:posOffset>
            </wp:positionH>
            <wp:positionV relativeFrom="paragraph">
              <wp:posOffset>197278</wp:posOffset>
            </wp:positionV>
            <wp:extent cx="6700727" cy="1105786"/>
            <wp:effectExtent l="19050" t="0" r="4873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273" t="48263" r="25083" b="3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06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354D34" w14:textId="77777777" w:rsidR="000F67AA" w:rsidRDefault="000F67AA" w:rsidP="005475CA"/>
    <w:p w14:paraId="4C354D35" w14:textId="77777777" w:rsidR="000F67AA" w:rsidRDefault="000F67AA" w:rsidP="005475CA"/>
    <w:p w14:paraId="4C354D36" w14:textId="77777777" w:rsidR="000F67AA" w:rsidRDefault="000F67AA" w:rsidP="005475CA"/>
    <w:p w14:paraId="4C354D37" w14:textId="49A4761D" w:rsidR="000F67AA" w:rsidRPr="000F67AA" w:rsidRDefault="000F67AA" w:rsidP="005475CA">
      <w:pPr>
        <w:rPr>
          <w:u w:val="single"/>
        </w:rPr>
      </w:pPr>
      <w:r w:rsidRPr="000F67AA">
        <w:rPr>
          <w:u w:val="single"/>
        </w:rPr>
        <w:t>Méthode :</w:t>
      </w:r>
    </w:p>
    <w:p w14:paraId="4C354D38" w14:textId="77777777" w:rsidR="007D7872" w:rsidRDefault="005475CA" w:rsidP="005475CA">
      <w:pPr>
        <w:pStyle w:val="Paragraphedeliste"/>
        <w:numPr>
          <w:ilvl w:val="0"/>
          <w:numId w:val="6"/>
        </w:numPr>
      </w:pPr>
      <w:r>
        <w:t>`ls` ne fonctionne pas.</w:t>
      </w:r>
    </w:p>
    <w:p w14:paraId="4C354D39" w14:textId="77777777" w:rsidR="007D7872" w:rsidRDefault="005475CA" w:rsidP="005475CA">
      <w:pPr>
        <w:pStyle w:val="Paragraphedeliste"/>
        <w:numPr>
          <w:ilvl w:val="0"/>
          <w:numId w:val="6"/>
        </w:numPr>
      </w:pPr>
      <w:r>
        <w:t xml:space="preserve">`CTRL+Z` met bien en </w:t>
      </w:r>
      <w:r w:rsidR="000F67AA">
        <w:t>arrêt</w:t>
      </w:r>
      <w:r>
        <w:t>.</w:t>
      </w:r>
    </w:p>
    <w:p w14:paraId="4C354D3A" w14:textId="77777777" w:rsidR="007D7872" w:rsidRDefault="005475CA" w:rsidP="005475CA">
      <w:pPr>
        <w:pStyle w:val="Paragraphedeliste"/>
        <w:numPr>
          <w:ilvl w:val="0"/>
          <w:numId w:val="6"/>
        </w:numPr>
      </w:pPr>
      <w:r>
        <w:t>`</w:t>
      </w:r>
      <w:proofErr w:type="spellStart"/>
      <w:r>
        <w:t>bg</w:t>
      </w:r>
      <w:proofErr w:type="spellEnd"/>
      <w:r>
        <w:t xml:space="preserve">` relance en </w:t>
      </w:r>
      <w:proofErr w:type="spellStart"/>
      <w:r w:rsidR="000F67AA">
        <w:t>arrière</w:t>
      </w:r>
      <w:r>
        <w:t xml:space="preserve"> plan</w:t>
      </w:r>
      <w:proofErr w:type="spellEnd"/>
      <w:r>
        <w:t>.</w:t>
      </w:r>
    </w:p>
    <w:p w14:paraId="4C354D3B" w14:textId="77777777" w:rsidR="005475CA" w:rsidRDefault="000F67AA" w:rsidP="005475CA">
      <w:pPr>
        <w:pStyle w:val="Paragraphedeliste"/>
        <w:numPr>
          <w:ilvl w:val="0"/>
          <w:numId w:val="6"/>
        </w:numPr>
      </w:pPr>
      <w:r>
        <w:t>`ls` fonctionne</w:t>
      </w:r>
    </w:p>
    <w:p w14:paraId="4C354D3C" w14:textId="77777777" w:rsidR="000F67AA" w:rsidRDefault="000F67AA" w:rsidP="005475CA">
      <w:r>
        <w:t>En utilisant cette méthode</w:t>
      </w:r>
      <w:r w:rsidR="001B2E52">
        <w:t>,</w:t>
      </w:r>
      <w:r>
        <w:t xml:space="preserve"> nous reprenons les caractéristiques de la manipulation N°1.</w:t>
      </w:r>
    </w:p>
    <w:p w14:paraId="4C354D3D" w14:textId="350B1730" w:rsidR="00237A58" w:rsidRDefault="00181815" w:rsidP="00237A58">
      <w:pPr>
        <w:pStyle w:val="Titre3"/>
        <w:numPr>
          <w:ilvl w:val="1"/>
          <w:numId w:val="9"/>
        </w:numPr>
        <w:rPr>
          <w:u w:val="single"/>
        </w:rPr>
      </w:pPr>
      <w:bookmarkStart w:id="117" w:name="_Toc510682230"/>
      <w:r w:rsidRPr="00BD1E83">
        <w:rPr>
          <w:u w:val="single"/>
        </w:rPr>
        <w:t>Travaux en premier plan (</w:t>
      </w:r>
      <w:proofErr w:type="spellStart"/>
      <w:r w:rsidRPr="00BD1E83">
        <w:rPr>
          <w:u w:val="single"/>
        </w:rPr>
        <w:t>Foregrounding</w:t>
      </w:r>
      <w:proofErr w:type="spellEnd"/>
      <w:r w:rsidRPr="00BD1E83">
        <w:rPr>
          <w:u w:val="single"/>
        </w:rPr>
        <w:t>)</w:t>
      </w:r>
      <w:bookmarkEnd w:id="117"/>
    </w:p>
    <w:p w14:paraId="05855678" w14:textId="77777777" w:rsidR="00A11EC9" w:rsidRPr="0080290E" w:rsidRDefault="00A11EC9">
      <w:pPr>
        <w:pPrChange w:id="118" w:author="Raphaël CASTANIER" w:date="2018-04-05T09:02:00Z">
          <w:pPr>
            <w:pStyle w:val="Titre3"/>
            <w:numPr>
              <w:ilvl w:val="1"/>
              <w:numId w:val="9"/>
            </w:numPr>
            <w:ind w:left="510" w:hanging="510"/>
          </w:pPr>
        </w:pPrChange>
      </w:pPr>
    </w:p>
    <w:p w14:paraId="4C354D3E" w14:textId="77777777" w:rsidR="005475CA" w:rsidRPr="00237A58" w:rsidRDefault="005475CA" w:rsidP="00237A58">
      <w:pPr>
        <w:rPr>
          <w:b/>
          <w:noProof/>
          <w:color w:val="548DD4" w:themeColor="text2" w:themeTint="99"/>
          <w:sz w:val="32"/>
          <w:u w:val="single"/>
          <w:lang w:eastAsia="fr-FR"/>
        </w:rPr>
      </w:pPr>
      <w:r w:rsidRPr="00237A58">
        <w:rPr>
          <w:b/>
          <w:noProof/>
          <w:color w:val="548DD4" w:themeColor="text2" w:themeTint="99"/>
          <w:sz w:val="32"/>
          <w:u w:val="single"/>
          <w:lang w:eastAsia="fr-FR"/>
        </w:rPr>
        <w:t>Manipulation 3</w:t>
      </w:r>
    </w:p>
    <w:p w14:paraId="4C354D3F" w14:textId="77777777" w:rsidR="007D7872" w:rsidRDefault="007D7872" w:rsidP="005475CA">
      <w:r>
        <w:rPr>
          <w:noProof/>
          <w:lang w:eastAsia="fr-FR"/>
        </w:rPr>
        <w:drawing>
          <wp:anchor distT="0" distB="0" distL="114300" distR="114300" simplePos="0" relativeHeight="251656192" behindDoc="1" locked="0" layoutInCell="1" allowOverlap="1" wp14:anchorId="4C354D92" wp14:editId="2F7B5E8C">
            <wp:simplePos x="0" y="0"/>
            <wp:positionH relativeFrom="column">
              <wp:posOffset>-156152</wp:posOffset>
            </wp:positionH>
            <wp:positionV relativeFrom="paragraph">
              <wp:posOffset>52749</wp:posOffset>
            </wp:positionV>
            <wp:extent cx="6441115" cy="925033"/>
            <wp:effectExtent l="1905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320" t="49361" r="24714" b="39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15" cy="92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354D40" w14:textId="77777777" w:rsidR="007D7872" w:rsidRDefault="007D7872" w:rsidP="005475CA"/>
    <w:p w14:paraId="4C354D41" w14:textId="77777777" w:rsidR="007D7872" w:rsidRDefault="007D7872" w:rsidP="005475CA"/>
    <w:p w14:paraId="4C354D42" w14:textId="77777777" w:rsidR="007D7872" w:rsidRDefault="007D7872" w:rsidP="005475CA">
      <w:r>
        <w:t xml:space="preserve">Afin de lancer plusieurs </w:t>
      </w:r>
      <w:r w:rsidR="001B2E52">
        <w:t>‘</w:t>
      </w:r>
      <w:r>
        <w:t>man</w:t>
      </w:r>
      <w:r w:rsidR="001B2E52">
        <w:t>’</w:t>
      </w:r>
      <w:r>
        <w:t xml:space="preserve"> nou</w:t>
      </w:r>
      <w:r w:rsidR="005F2DB1">
        <w:t>s avons saisi</w:t>
      </w:r>
      <w:r>
        <w:t xml:space="preserve"> la commande ci-dessous :</w:t>
      </w:r>
    </w:p>
    <w:p w14:paraId="4C354D43" w14:textId="77777777" w:rsidR="005475CA" w:rsidRPr="0038360D" w:rsidRDefault="005475CA" w:rsidP="005475CA">
      <w:pPr>
        <w:rPr>
          <w:color w:val="548DD4" w:themeColor="text2" w:themeTint="99"/>
          <w:lang w:val="en-US"/>
        </w:rPr>
      </w:pPr>
      <w:r w:rsidRPr="0038360D">
        <w:rPr>
          <w:color w:val="548DD4" w:themeColor="text2" w:themeTint="99"/>
          <w:lang w:val="en-US"/>
        </w:rPr>
        <w:t>`man ps &amp; man kill &amp; man top &amp; man exec &amp;`</w:t>
      </w:r>
    </w:p>
    <w:p w14:paraId="4C354D44" w14:textId="77777777" w:rsidR="007D7872" w:rsidRPr="007D7872" w:rsidRDefault="007D7872" w:rsidP="005F2DB1">
      <w:pPr>
        <w:jc w:val="both"/>
      </w:pPr>
      <w:r>
        <w:t>Ensuite, pour lister les processus et pouvoir vérifier les numéros d’indice afin d’ouvrir la page voulu</w:t>
      </w:r>
      <w:r w:rsidR="005F2DB1">
        <w:t>e, nous avons saisi</w:t>
      </w:r>
      <w:r>
        <w:t xml:space="preserve"> cette commande :</w:t>
      </w:r>
    </w:p>
    <w:p w14:paraId="4C354D45" w14:textId="77777777" w:rsidR="005475CA" w:rsidRDefault="005475CA" w:rsidP="005475CA">
      <w:pPr>
        <w:rPr>
          <w:color w:val="548DD4" w:themeColor="text2" w:themeTint="99"/>
        </w:rPr>
      </w:pPr>
      <w:r w:rsidRPr="007D7872">
        <w:rPr>
          <w:color w:val="548DD4" w:themeColor="text2" w:themeTint="99"/>
        </w:rPr>
        <w:t xml:space="preserve">`jobs` </w:t>
      </w:r>
    </w:p>
    <w:p w14:paraId="4C354D46" w14:textId="77777777" w:rsidR="007D7872" w:rsidRPr="007D7872" w:rsidRDefault="007D7872" w:rsidP="005F2DB1">
      <w:pPr>
        <w:jc w:val="both"/>
      </w:pPr>
      <w:r>
        <w:t xml:space="preserve">Une fois la liste affichée, nous pouvons sélectionner le processus à mettre en premier plan en écrivant : </w:t>
      </w:r>
    </w:p>
    <w:p w14:paraId="4C354D47" w14:textId="77777777" w:rsidR="007D7872" w:rsidRPr="007D7872" w:rsidRDefault="007D7872" w:rsidP="005475CA">
      <w:pPr>
        <w:rPr>
          <w:color w:val="548DD4" w:themeColor="text2" w:themeTint="99"/>
        </w:rPr>
      </w:pPr>
      <w:r w:rsidRPr="007D7872">
        <w:rPr>
          <w:color w:val="548DD4" w:themeColor="text2" w:themeTint="99"/>
        </w:rPr>
        <w:t>`fg &lt;</w:t>
      </w:r>
      <w:proofErr w:type="spellStart"/>
      <w:r w:rsidRPr="007D7872">
        <w:rPr>
          <w:color w:val="548DD4" w:themeColor="text2" w:themeTint="99"/>
        </w:rPr>
        <w:t>numero_processus</w:t>
      </w:r>
      <w:proofErr w:type="spellEnd"/>
      <w:r w:rsidRPr="007D7872">
        <w:rPr>
          <w:color w:val="548DD4" w:themeColor="text2" w:themeTint="99"/>
        </w:rPr>
        <w:t>&gt;`</w:t>
      </w:r>
    </w:p>
    <w:p w14:paraId="4C354D48" w14:textId="77777777" w:rsidR="007D7872" w:rsidRDefault="005475CA" w:rsidP="005475CA">
      <w:r>
        <w:t xml:space="preserve"> </w:t>
      </w:r>
      <w:r w:rsidR="001B2E52">
        <w:t>Puis</w:t>
      </w:r>
      <w:r>
        <w:t xml:space="preserve"> </w:t>
      </w:r>
      <w:r w:rsidR="007D7872">
        <w:t>pour arrêter ce processus</w:t>
      </w:r>
      <w:r w:rsidR="001B2E52">
        <w:t> :</w:t>
      </w:r>
    </w:p>
    <w:p w14:paraId="4C354D49" w14:textId="77777777" w:rsidR="005475CA" w:rsidRDefault="007D7872" w:rsidP="005475CA">
      <w:pPr>
        <w:rPr>
          <w:color w:val="548DD4" w:themeColor="text2" w:themeTint="99"/>
        </w:rPr>
      </w:pPr>
      <w:r>
        <w:t xml:space="preserve"> </w:t>
      </w:r>
      <w:r>
        <w:rPr>
          <w:color w:val="548DD4" w:themeColor="text2" w:themeTint="99"/>
        </w:rPr>
        <w:t xml:space="preserve">`CTRL+Z` </w:t>
      </w:r>
    </w:p>
    <w:p w14:paraId="4C354D4A" w14:textId="77777777" w:rsidR="007D7872" w:rsidRPr="007D7872" w:rsidRDefault="007D7872" w:rsidP="005F2DB1">
      <w:pPr>
        <w:jc w:val="both"/>
      </w:pPr>
      <w:r>
        <w:t>Ce fonctionnement nous permet donc de crée</w:t>
      </w:r>
      <w:r w:rsidR="005F2DB1">
        <w:t>r</w:t>
      </w:r>
      <w:r>
        <w:t xml:space="preserve"> plusieurs pr</w:t>
      </w:r>
      <w:r w:rsidR="001B2E52">
        <w:t xml:space="preserve">ocessus puis de sélectionner </w:t>
      </w:r>
      <w:r>
        <w:t>celui que l’on veut mettre en 1</w:t>
      </w:r>
      <w:r w:rsidRPr="007D7872">
        <w:rPr>
          <w:vertAlign w:val="superscript"/>
        </w:rPr>
        <w:t>er</w:t>
      </w:r>
      <w:r>
        <w:t xml:space="preserve"> plan</w:t>
      </w:r>
      <w:r w:rsidR="001B2E52">
        <w:t xml:space="preserve"> (</w:t>
      </w:r>
      <w:proofErr w:type="spellStart"/>
      <w:r w:rsidR="001B2E52" w:rsidRPr="00BD1E83">
        <w:rPr>
          <w:u w:val="single"/>
        </w:rPr>
        <w:t>Foregrounding</w:t>
      </w:r>
      <w:proofErr w:type="spellEnd"/>
      <w:r w:rsidR="001B2E52">
        <w:rPr>
          <w:u w:val="single"/>
        </w:rPr>
        <w:t>)</w:t>
      </w:r>
      <w:r>
        <w:t>.</w:t>
      </w:r>
    </w:p>
    <w:p w14:paraId="4C354D4B" w14:textId="77777777" w:rsidR="005475CA" w:rsidRDefault="005475CA" w:rsidP="005475CA"/>
    <w:p w14:paraId="4C354D4C" w14:textId="77777777" w:rsidR="00181815" w:rsidRDefault="00181815" w:rsidP="005475CA"/>
    <w:p w14:paraId="4C354D4D" w14:textId="77777777" w:rsidR="001C495C" w:rsidRDefault="00AB1375" w:rsidP="001C495C">
      <w:pPr>
        <w:pStyle w:val="Titre3"/>
        <w:numPr>
          <w:ilvl w:val="1"/>
          <w:numId w:val="9"/>
        </w:numPr>
      </w:pPr>
      <w:bookmarkStart w:id="119" w:name="_Toc510682231"/>
      <w:r>
        <w:t xml:space="preserve">Commande </w:t>
      </w:r>
      <w:r w:rsidR="001C495C">
        <w:t>PS</w:t>
      </w:r>
      <w:bookmarkEnd w:id="119"/>
    </w:p>
    <w:p w14:paraId="4C354D4E" w14:textId="77777777" w:rsidR="005475CA" w:rsidRPr="00706BBC" w:rsidRDefault="005475CA" w:rsidP="00706BBC">
      <w:pPr>
        <w:rPr>
          <w:b/>
          <w:noProof/>
          <w:color w:val="548DD4" w:themeColor="text2" w:themeTint="99"/>
          <w:sz w:val="32"/>
          <w:u w:val="single"/>
          <w:lang w:eastAsia="fr-FR"/>
        </w:rPr>
      </w:pPr>
      <w:r w:rsidRPr="00706BBC">
        <w:rPr>
          <w:b/>
          <w:noProof/>
          <w:color w:val="548DD4" w:themeColor="text2" w:themeTint="99"/>
          <w:sz w:val="32"/>
          <w:u w:val="single"/>
          <w:lang w:eastAsia="fr-FR"/>
        </w:rPr>
        <w:t>Manipulation 4</w:t>
      </w:r>
    </w:p>
    <w:p w14:paraId="4C354D4F" w14:textId="0CC21059" w:rsidR="005475CA" w:rsidRDefault="005475CA" w:rsidP="005475CA"/>
    <w:p w14:paraId="4C354D50" w14:textId="0BF9E25A" w:rsidR="00181815" w:rsidRDefault="00001C2E" w:rsidP="005475CA"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4C354D94" wp14:editId="2AE6F95A">
            <wp:simplePos x="0" y="0"/>
            <wp:positionH relativeFrom="column">
              <wp:posOffset>-207010</wp:posOffset>
            </wp:positionH>
            <wp:positionV relativeFrom="paragraph">
              <wp:posOffset>-427990</wp:posOffset>
            </wp:positionV>
            <wp:extent cx="6177517" cy="1967023"/>
            <wp:effectExtent l="1905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490" t="52619" r="26735" b="21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17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354D51" w14:textId="77777777" w:rsidR="00181815" w:rsidRDefault="00181815" w:rsidP="005475CA"/>
    <w:p w14:paraId="4C354D52" w14:textId="77777777" w:rsidR="00181815" w:rsidRDefault="00181815" w:rsidP="005475CA"/>
    <w:p w14:paraId="4C354D53" w14:textId="77777777" w:rsidR="00181815" w:rsidRDefault="00181815" w:rsidP="005475CA"/>
    <w:p w14:paraId="4C354D54" w14:textId="77777777" w:rsidR="00181815" w:rsidRDefault="00181815" w:rsidP="005475CA"/>
    <w:p w14:paraId="4C354D55" w14:textId="77777777" w:rsidR="00181815" w:rsidRDefault="00181815" w:rsidP="005475CA"/>
    <w:p w14:paraId="4C354D56" w14:textId="77777777" w:rsidR="005475CA" w:rsidRDefault="00181815" w:rsidP="005F2DB1">
      <w:pPr>
        <w:jc w:val="both"/>
      </w:pPr>
      <w:r>
        <w:t>Processus</w:t>
      </w:r>
      <w:del w:id="120" w:author="Raphaël CASTANIER" w:date="2018-04-05T09:04:00Z">
        <w:r w:rsidDel="004D28E1">
          <w:delText xml:space="preserve"> </w:delText>
        </w:r>
      </w:del>
      <w:r>
        <w:t xml:space="preserve"> démon :</w:t>
      </w:r>
      <w:r w:rsidR="005475CA">
        <w:t xml:space="preserve"> Processus qui n'a pas d'interaction avec l'utilisateur, il est fils du processus de `PID=1`. Un </w:t>
      </w:r>
      <w:r>
        <w:t>processus devient un démon</w:t>
      </w:r>
      <w:del w:id="121" w:author="Raphaël CASTANIER" w:date="2018-04-05T09:04:00Z">
        <w:r w:rsidDel="004D28E1">
          <w:delText xml:space="preserve"> </w:delText>
        </w:r>
      </w:del>
      <w:r w:rsidR="005475CA">
        <w:t xml:space="preserve"> lorsque son père est tué.</w:t>
      </w:r>
      <w:r>
        <w:t xml:space="preserve"> Le meilleur moyen de crée</w:t>
      </w:r>
      <w:r w:rsidR="005F2DB1">
        <w:t>r</w:t>
      </w:r>
      <w:r>
        <w:t xml:space="preserve"> un démon est donc de tuer le processus du père.</w:t>
      </w:r>
    </w:p>
    <w:p w14:paraId="4C354D57" w14:textId="77777777" w:rsidR="005475CA" w:rsidRDefault="005475CA" w:rsidP="005475CA">
      <w:r>
        <w:t>`</w:t>
      </w:r>
      <w:proofErr w:type="spellStart"/>
      <w:r>
        <w:t>ps</w:t>
      </w:r>
      <w:proofErr w:type="spellEnd"/>
      <w:r>
        <w:t>` : affiche la liste des processus de l'utilisateur</w:t>
      </w:r>
    </w:p>
    <w:p w14:paraId="4C354D58" w14:textId="77777777" w:rsidR="005475CA" w:rsidRDefault="005475CA" w:rsidP="005475CA">
      <w:r>
        <w:t>`</w:t>
      </w:r>
      <w:proofErr w:type="spellStart"/>
      <w:r>
        <w:t>ps</w:t>
      </w:r>
      <w:proofErr w:type="spellEnd"/>
      <w:r>
        <w:t xml:space="preserve"> -e` : affiche la liste de tous les processus</w:t>
      </w:r>
    </w:p>
    <w:p w14:paraId="4C354D59" w14:textId="77777777" w:rsidR="005475CA" w:rsidRDefault="005475CA" w:rsidP="005475CA">
      <w:r>
        <w:t>`UID` : identifiant de l'utilisateur qui a lancé ce processus</w:t>
      </w:r>
    </w:p>
    <w:p w14:paraId="4C354D5A" w14:textId="77777777" w:rsidR="005475CA" w:rsidRDefault="005475CA" w:rsidP="005475CA">
      <w:r>
        <w:t>`PPID` : identifiant du processus père</w:t>
      </w:r>
    </w:p>
    <w:p w14:paraId="4C354D5B" w14:textId="77777777" w:rsidR="005475CA" w:rsidRDefault="005475CA" w:rsidP="005475CA">
      <w:r>
        <w:t>`STIME` : temps système du processus</w:t>
      </w:r>
    </w:p>
    <w:p w14:paraId="4C354D5C" w14:textId="77777777" w:rsidR="005475CA" w:rsidRDefault="005475CA" w:rsidP="005475CA">
      <w:r>
        <w:t>Le processus père de tous les autres est `init` (1).</w:t>
      </w:r>
    </w:p>
    <w:p w14:paraId="4C354D5D" w14:textId="77777777" w:rsidR="005475CA" w:rsidRDefault="005475CA" w:rsidP="005475CA">
      <w:r>
        <w:t>`</w:t>
      </w:r>
      <w:proofErr w:type="spellStart"/>
      <w:r>
        <w:t>ps</w:t>
      </w:r>
      <w:proofErr w:type="spellEnd"/>
      <w:r>
        <w:t xml:space="preserve"> U root` : affiche les processus de l'utilisateur `root`</w:t>
      </w:r>
    </w:p>
    <w:p w14:paraId="4C354D5E" w14:textId="77777777" w:rsidR="001B2E52" w:rsidRDefault="001B2E52" w:rsidP="005475CA"/>
    <w:p w14:paraId="4C354D5F" w14:textId="77777777" w:rsidR="00AB1375" w:rsidRPr="00AB1375" w:rsidRDefault="00AB1375" w:rsidP="001B2E52">
      <w:pPr>
        <w:pStyle w:val="Titre3"/>
      </w:pPr>
      <w:bookmarkStart w:id="122" w:name="_Toc510682232"/>
      <w:r w:rsidRPr="00AB1375">
        <w:t>1.4</w:t>
      </w:r>
      <w:del w:id="123" w:author="Raphaël CASTANIER" w:date="2018-04-05T09:04:00Z">
        <w:r w:rsidRPr="00AB1375" w:rsidDel="000A6E06">
          <w:delText xml:space="preserve"> </w:delText>
        </w:r>
      </w:del>
      <w:r w:rsidRPr="00AB1375">
        <w:t xml:space="preserve"> </w:t>
      </w:r>
      <w:r w:rsidR="00C76941">
        <w:t>Commande KILL</w:t>
      </w:r>
      <w:bookmarkEnd w:id="122"/>
    </w:p>
    <w:p w14:paraId="4C354D60" w14:textId="77777777" w:rsidR="00AB1375" w:rsidRPr="00AB1375" w:rsidRDefault="00AB1375" w:rsidP="00AB1375">
      <w:r>
        <w:t xml:space="preserve">Arrêter un processus en connaissant son PID (Envoi du signal </w:t>
      </w:r>
      <w:r w:rsidRPr="00AB1375">
        <w:t>SIGTERM</w:t>
      </w:r>
      <w:r>
        <w:t>)</w:t>
      </w:r>
    </w:p>
    <w:p w14:paraId="4C354D61" w14:textId="77777777" w:rsidR="00AB1375" w:rsidRDefault="00AB1375" w:rsidP="00AB1375">
      <w:r>
        <w:t xml:space="preserve">$ </w:t>
      </w:r>
      <w:proofErr w:type="spellStart"/>
      <w:r>
        <w:t>kill</w:t>
      </w:r>
      <w:proofErr w:type="spellEnd"/>
      <w:r>
        <w:t xml:space="preserve"> +N° PID</w:t>
      </w:r>
    </w:p>
    <w:p w14:paraId="4C354D62" w14:textId="77777777" w:rsidR="00AB1375" w:rsidRDefault="00AB1375" w:rsidP="00AB1375">
      <w:r>
        <w:t xml:space="preserve">Arrêter un processus de façon non régulière (Envoi du signal </w:t>
      </w:r>
      <w:r w:rsidRPr="00AB1375">
        <w:t>SIGKILL</w:t>
      </w:r>
      <w:r>
        <w:t>)</w:t>
      </w:r>
    </w:p>
    <w:p w14:paraId="4C354D63" w14:textId="77777777" w:rsidR="00AB1375" w:rsidRPr="0038360D" w:rsidRDefault="00AB1375" w:rsidP="00AB1375">
      <w:pPr>
        <w:rPr>
          <w:lang w:val="en-US"/>
        </w:rPr>
      </w:pPr>
      <w:r w:rsidRPr="0038360D">
        <w:rPr>
          <w:lang w:val="en-US"/>
        </w:rPr>
        <w:t>$ kill -9 +N° PID</w:t>
      </w:r>
    </w:p>
    <w:p w14:paraId="4C354D64" w14:textId="77777777" w:rsidR="00AB1375" w:rsidRPr="0038360D" w:rsidDel="004D28E1" w:rsidRDefault="00AB1375" w:rsidP="00AB1375">
      <w:pPr>
        <w:rPr>
          <w:del w:id="124" w:author="Raphaël CASTANIER" w:date="2018-04-05T09:04:00Z"/>
          <w:lang w:val="en-US"/>
        </w:rPr>
      </w:pPr>
    </w:p>
    <w:p w14:paraId="4C354D65" w14:textId="77777777" w:rsidR="00AB1375" w:rsidRPr="0038360D" w:rsidRDefault="00AB1375" w:rsidP="00AB1375">
      <w:pPr>
        <w:rPr>
          <w:lang w:val="en-US"/>
        </w:rPr>
      </w:pPr>
    </w:p>
    <w:p w14:paraId="4C354D66" w14:textId="77777777" w:rsidR="00AB1375" w:rsidRPr="0038360D" w:rsidRDefault="00AB1375" w:rsidP="00AB1375">
      <w:pPr>
        <w:pStyle w:val="Titre3"/>
        <w:rPr>
          <w:lang w:val="en-US"/>
        </w:rPr>
      </w:pPr>
      <w:bookmarkStart w:id="125" w:name="_Toc510682233"/>
      <w:r w:rsidRPr="0038360D">
        <w:rPr>
          <w:lang w:val="en-US"/>
        </w:rPr>
        <w:t>1.5</w:t>
      </w:r>
      <w:del w:id="126" w:author="Raphaël CASTANIER" w:date="2018-04-05T09:04:00Z">
        <w:r w:rsidRPr="0038360D" w:rsidDel="004D28E1">
          <w:rPr>
            <w:lang w:val="en-US"/>
          </w:rPr>
          <w:delText xml:space="preserve"> </w:delText>
        </w:r>
      </w:del>
      <w:r w:rsidRPr="0038360D">
        <w:rPr>
          <w:lang w:val="en-US"/>
        </w:rPr>
        <w:t xml:space="preserve"> </w:t>
      </w:r>
      <w:proofErr w:type="spellStart"/>
      <w:r w:rsidRPr="0038360D">
        <w:rPr>
          <w:lang w:val="en-US"/>
        </w:rPr>
        <w:t>Commande</w:t>
      </w:r>
      <w:proofErr w:type="spellEnd"/>
      <w:r w:rsidRPr="0038360D">
        <w:rPr>
          <w:lang w:val="en-US"/>
        </w:rPr>
        <w:t xml:space="preserve"> </w:t>
      </w:r>
      <w:r w:rsidR="00C76941" w:rsidRPr="0038360D">
        <w:rPr>
          <w:lang w:val="en-US"/>
        </w:rPr>
        <w:t>TOP</w:t>
      </w:r>
      <w:bookmarkEnd w:id="125"/>
    </w:p>
    <w:p w14:paraId="4C354D67" w14:textId="77777777" w:rsidR="00237A58" w:rsidRPr="0038360D" w:rsidRDefault="00237A58" w:rsidP="00237A58">
      <w:pPr>
        <w:rPr>
          <w:lang w:val="en-US"/>
        </w:rPr>
      </w:pPr>
    </w:p>
    <w:p w14:paraId="4C354D68" w14:textId="0D125D44" w:rsidR="00237A58" w:rsidRPr="0038360D" w:rsidRDefault="005475CA" w:rsidP="00181815">
      <w:pPr>
        <w:rPr>
          <w:b/>
          <w:noProof/>
          <w:color w:val="548DD4" w:themeColor="text2" w:themeTint="99"/>
          <w:sz w:val="32"/>
          <w:u w:val="single"/>
          <w:lang w:val="en-US" w:eastAsia="fr-FR"/>
        </w:rPr>
      </w:pPr>
      <w:r w:rsidRPr="0038360D">
        <w:rPr>
          <w:b/>
          <w:noProof/>
          <w:color w:val="548DD4" w:themeColor="text2" w:themeTint="99"/>
          <w:sz w:val="32"/>
          <w:u w:val="single"/>
          <w:lang w:val="en-US" w:eastAsia="fr-FR"/>
        </w:rPr>
        <w:t>Manipulation 5</w:t>
      </w:r>
    </w:p>
    <w:p w14:paraId="4C354D69" w14:textId="55648A16" w:rsidR="00181815" w:rsidRPr="0038360D" w:rsidRDefault="00181815" w:rsidP="00181815">
      <w:pPr>
        <w:rPr>
          <w:b/>
          <w:noProof/>
          <w:color w:val="548DD4" w:themeColor="text2" w:themeTint="99"/>
          <w:sz w:val="32"/>
          <w:u w:val="single"/>
          <w:lang w:val="en-US"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4C354D96" wp14:editId="596AECA1">
            <wp:simplePos x="0" y="0"/>
            <wp:positionH relativeFrom="column">
              <wp:posOffset>-198681</wp:posOffset>
            </wp:positionH>
            <wp:positionV relativeFrom="paragraph">
              <wp:posOffset>46946</wp:posOffset>
            </wp:positionV>
            <wp:extent cx="5808389" cy="690675"/>
            <wp:effectExtent l="19050" t="0" r="1861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457" t="47276" r="25083" b="4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89" cy="6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354D6A" w14:textId="31B8ECDD" w:rsidR="00181815" w:rsidRPr="0038360D" w:rsidRDefault="00181815" w:rsidP="005475CA">
      <w:pPr>
        <w:rPr>
          <w:lang w:val="en-US"/>
        </w:rPr>
      </w:pPr>
    </w:p>
    <w:p w14:paraId="4C354D6B" w14:textId="77777777" w:rsidR="005475CA" w:rsidRDefault="005475CA" w:rsidP="005475CA">
      <w:r>
        <w:lastRenderedPageBreak/>
        <w:t>`top -u user` : affiche seulement les processus de l'utilisateur `user`</w:t>
      </w:r>
    </w:p>
    <w:p w14:paraId="4C354D6C" w14:textId="77777777" w:rsidR="005475CA" w:rsidRDefault="00237A58" w:rsidP="00237A58">
      <w:pPr>
        <w:pStyle w:val="Titre2"/>
        <w:numPr>
          <w:ilvl w:val="0"/>
          <w:numId w:val="7"/>
        </w:numPr>
      </w:pPr>
      <w:r w:rsidRPr="00237A58">
        <w:t xml:space="preserve"> </w:t>
      </w:r>
      <w:del w:id="127" w:author="Raphaël CASTANIER" w:date="2018-04-05T09:04:00Z">
        <w:r w:rsidRPr="00237A58" w:rsidDel="004D28E1">
          <w:delText xml:space="preserve"> </w:delText>
        </w:r>
      </w:del>
      <w:bookmarkStart w:id="128" w:name="_Toc510682234"/>
      <w:r w:rsidRPr="00237A58">
        <w:t>Création de processus (fonction fork</w:t>
      </w:r>
      <w:r>
        <w:t>)</w:t>
      </w:r>
      <w:bookmarkEnd w:id="128"/>
    </w:p>
    <w:p w14:paraId="4C354D6D" w14:textId="77777777" w:rsidR="005475CA" w:rsidRDefault="005475CA" w:rsidP="00AB1375">
      <w:pPr>
        <w:pStyle w:val="Titre2"/>
      </w:pPr>
      <w:bookmarkStart w:id="129" w:name="_Toc510682235"/>
      <w:r>
        <w:t>Exercice 1</w:t>
      </w:r>
      <w:bookmarkEnd w:id="129"/>
    </w:p>
    <w:p w14:paraId="4C354D6E" w14:textId="77777777" w:rsidR="005475CA" w:rsidRDefault="00AB1375" w:rsidP="005475CA"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4C354D98" wp14:editId="7604C16A">
            <wp:simplePos x="0" y="0"/>
            <wp:positionH relativeFrom="column">
              <wp:posOffset>-285957</wp:posOffset>
            </wp:positionH>
            <wp:positionV relativeFrom="paragraph">
              <wp:posOffset>89033</wp:posOffset>
            </wp:positionV>
            <wp:extent cx="6381750" cy="1561960"/>
            <wp:effectExtent l="1905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916" t="34642" r="25451" b="44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942" cy="156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354D6F" w14:textId="77777777" w:rsidR="00AB1375" w:rsidRDefault="00AB1375" w:rsidP="005475CA"/>
    <w:p w14:paraId="4C354D70" w14:textId="77777777" w:rsidR="00AB1375" w:rsidRDefault="00AB1375" w:rsidP="005475CA"/>
    <w:p w14:paraId="4C354D71" w14:textId="77777777" w:rsidR="00AB1375" w:rsidRDefault="00AB1375" w:rsidP="005475CA"/>
    <w:p w14:paraId="4C354D72" w14:textId="77777777" w:rsidR="00AB1375" w:rsidRDefault="00AB1375" w:rsidP="005475CA"/>
    <w:p w14:paraId="4C354D73" w14:textId="77777777" w:rsidR="00AB1375" w:rsidRDefault="00AB1375" w:rsidP="005475CA"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4C354D9A" wp14:editId="2F7CF30C">
            <wp:simplePos x="0" y="0"/>
            <wp:positionH relativeFrom="column">
              <wp:posOffset>-283106</wp:posOffset>
            </wp:positionH>
            <wp:positionV relativeFrom="paragraph">
              <wp:posOffset>1078</wp:posOffset>
            </wp:positionV>
            <wp:extent cx="6626462" cy="2105247"/>
            <wp:effectExtent l="19050" t="0" r="2938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121" t="36106" r="22869" b="33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462" cy="210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354D74" w14:textId="77777777" w:rsidR="00E25B8E" w:rsidRDefault="00E25B8E" w:rsidP="005475CA"/>
    <w:p w14:paraId="4C354D75" w14:textId="77777777" w:rsidR="00E25B8E" w:rsidRDefault="00E25B8E" w:rsidP="005475CA"/>
    <w:p w14:paraId="4C354D76" w14:textId="77777777" w:rsidR="00E25B8E" w:rsidRDefault="00E25B8E" w:rsidP="005475CA"/>
    <w:p w14:paraId="4C354D77" w14:textId="77777777" w:rsidR="00E25B8E" w:rsidRDefault="00E25B8E" w:rsidP="005475CA"/>
    <w:p w14:paraId="4C354D78" w14:textId="77777777" w:rsidR="001B2E52" w:rsidRDefault="001B2E52" w:rsidP="005475CA"/>
    <w:p w14:paraId="4C354D79" w14:textId="77777777" w:rsidR="00E25B8E" w:rsidRDefault="00E25B8E" w:rsidP="005475CA"/>
    <w:p w14:paraId="4C354D7A" w14:textId="77777777" w:rsidR="00E25B8E" w:rsidRDefault="005475CA" w:rsidP="005F2DB1">
      <w:pPr>
        <w:pStyle w:val="Paragraphedeliste"/>
        <w:numPr>
          <w:ilvl w:val="0"/>
          <w:numId w:val="8"/>
        </w:numPr>
        <w:jc w:val="both"/>
      </w:pPr>
      <w:r>
        <w:t>Lors de l'exécution de `exo1`, le premier `printf` est exécuté,</w:t>
      </w:r>
      <w:r w:rsidR="00E25B8E">
        <w:t xml:space="preserve"> </w:t>
      </w:r>
      <w:r>
        <w:t>puis `</w:t>
      </w:r>
      <w:proofErr w:type="gramStart"/>
      <w:r>
        <w:t>fork(</w:t>
      </w:r>
      <w:proofErr w:type="gramEnd"/>
      <w:r>
        <w:t xml:space="preserve">)` est appelé. </w:t>
      </w:r>
    </w:p>
    <w:p w14:paraId="4C354D7B" w14:textId="5C103111" w:rsidR="005475CA" w:rsidRDefault="005475CA" w:rsidP="005475CA">
      <w:r>
        <w:t xml:space="preserve">Ensuite, le père **ET** le fils </w:t>
      </w:r>
      <w:del w:id="130" w:author="Raphaël CASTANIER" w:date="2018-04-05T09:05:00Z">
        <w:r w:rsidDel="00E11440">
          <w:delText>exécutent</w:delText>
        </w:r>
      </w:del>
      <w:ins w:id="131" w:author="Raphaël CASTANIER" w:date="2018-04-05T09:05:00Z">
        <w:r w:rsidR="00E11440">
          <w:t>exécute</w:t>
        </w:r>
      </w:ins>
      <w:r>
        <w:t xml:space="preserve"> les</w:t>
      </w:r>
      <w:r w:rsidR="00E25B8E">
        <w:t xml:space="preserve"> </w:t>
      </w:r>
      <w:r>
        <w:t>deux autres `printf`.</w:t>
      </w:r>
    </w:p>
    <w:p w14:paraId="4C354D7C" w14:textId="77777777" w:rsidR="005475CA" w:rsidRDefault="005475CA" w:rsidP="005F2DB1">
      <w:pPr>
        <w:jc w:val="both"/>
      </w:pPr>
      <w:r>
        <w:t>Au total, 5 `printf` sont affichés à l'écran.</w:t>
      </w:r>
    </w:p>
    <w:p w14:paraId="4C354D7D" w14:textId="77777777" w:rsidR="005475CA" w:rsidRDefault="005475CA" w:rsidP="005F2DB1">
      <w:pPr>
        <w:pStyle w:val="Paragraphedeliste"/>
        <w:numPr>
          <w:ilvl w:val="0"/>
          <w:numId w:val="8"/>
        </w:numPr>
        <w:jc w:val="both"/>
      </w:pPr>
      <w:r>
        <w:t xml:space="preserve">Avec </w:t>
      </w:r>
      <w:r w:rsidRPr="00E25B8E">
        <w:rPr>
          <w:color w:val="548DD4" w:themeColor="text2" w:themeTint="99"/>
        </w:rPr>
        <w:t xml:space="preserve">`if (valeur == 0) </w:t>
      </w:r>
      <w:proofErr w:type="spellStart"/>
      <w:r w:rsidRPr="00E25B8E">
        <w:rPr>
          <w:color w:val="548DD4" w:themeColor="text2" w:themeTint="99"/>
        </w:rPr>
        <w:t>sleep</w:t>
      </w:r>
      <w:proofErr w:type="spellEnd"/>
      <w:r w:rsidRPr="00E25B8E">
        <w:rPr>
          <w:color w:val="548DD4" w:themeColor="text2" w:themeTint="99"/>
        </w:rPr>
        <w:t xml:space="preserve"> (4</w:t>
      </w:r>
      <w:proofErr w:type="gramStart"/>
      <w:r w:rsidRPr="00E25B8E">
        <w:rPr>
          <w:color w:val="548DD4" w:themeColor="text2" w:themeTint="99"/>
        </w:rPr>
        <w:t>);`</w:t>
      </w:r>
      <w:proofErr w:type="gramEnd"/>
      <w:r w:rsidRPr="00E25B8E">
        <w:rPr>
          <w:color w:val="548DD4" w:themeColor="text2" w:themeTint="99"/>
        </w:rPr>
        <w:t>,</w:t>
      </w:r>
      <w:r>
        <w:t xml:space="preserve"> le fils attend 4 secondes avant d'exécuter</w:t>
      </w:r>
      <w:r w:rsidR="00E25B8E">
        <w:t xml:space="preserve"> les 2 `</w:t>
      </w:r>
      <w:proofErr w:type="spellStart"/>
      <w:r w:rsidR="00E25B8E">
        <w:t>printf`du</w:t>
      </w:r>
      <w:proofErr w:type="spellEnd"/>
      <w:r w:rsidR="00E25B8E">
        <w:t xml:space="preserve"> fils</w:t>
      </w:r>
    </w:p>
    <w:p w14:paraId="4C354D7E" w14:textId="77777777" w:rsidR="005475CA" w:rsidRDefault="00E25B8E" w:rsidP="005F2DB1">
      <w:pPr>
        <w:jc w:val="both"/>
      </w:pPr>
      <w:r>
        <w:t>Cela permet de voir l’évolution des ‘printf’ et de pouvoir mieux comprendre le fonctionnement.</w:t>
      </w:r>
    </w:p>
    <w:p w14:paraId="4C354D7F" w14:textId="77777777" w:rsidR="00EC2104" w:rsidRPr="001B2E52" w:rsidRDefault="00E25B8E" w:rsidP="005F2DB1">
      <w:pPr>
        <w:jc w:val="both"/>
      </w:pPr>
      <w:r>
        <w:t xml:space="preserve">Le ‘if’ sélectionne </w:t>
      </w:r>
      <w:r w:rsidR="005F2DB1">
        <w:t>uniquement</w:t>
      </w:r>
      <w:r>
        <w:t xml:space="preserve"> le fils car il test</w:t>
      </w:r>
      <w:r w:rsidR="005F2DB1">
        <w:t>e</w:t>
      </w:r>
      <w:r>
        <w:t xml:space="preserve"> la valeur de retour du ‘</w:t>
      </w:r>
      <w:proofErr w:type="gramStart"/>
      <w:r>
        <w:t>fork(</w:t>
      </w:r>
      <w:proofErr w:type="gramEnd"/>
      <w:r>
        <w:t>)’ égale à 0</w:t>
      </w:r>
      <w:r w:rsidR="00B222B1">
        <w:t xml:space="preserve"> donc la valeur du processus fils.</w:t>
      </w:r>
    </w:p>
    <w:p w14:paraId="4C354D80" w14:textId="77777777" w:rsidR="005475CA" w:rsidRDefault="005475CA" w:rsidP="00B222B1">
      <w:pPr>
        <w:pStyle w:val="Titre2"/>
      </w:pPr>
      <w:bookmarkStart w:id="132" w:name="_Toc510682236"/>
      <w:r>
        <w:t>Exercice 2</w:t>
      </w:r>
      <w:bookmarkEnd w:id="132"/>
    </w:p>
    <w:p w14:paraId="4C354D81" w14:textId="77777777" w:rsidR="005475CA" w:rsidRDefault="00640F77" w:rsidP="005475CA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4C354D9C" wp14:editId="6784F0CB">
            <wp:simplePos x="0" y="0"/>
            <wp:positionH relativeFrom="column">
              <wp:posOffset>-179631</wp:posOffset>
            </wp:positionH>
            <wp:positionV relativeFrom="paragraph">
              <wp:posOffset>-4534</wp:posOffset>
            </wp:positionV>
            <wp:extent cx="6371117" cy="680484"/>
            <wp:effectExtent l="19050" t="0" r="0" b="0"/>
            <wp:wrapNone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937" t="33735" r="23238" b="57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17" cy="68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354D82" w14:textId="77777777" w:rsidR="00640F77" w:rsidRDefault="00640F77" w:rsidP="005475CA"/>
    <w:p w14:paraId="0ABBF49C" w14:textId="67A3ADBB" w:rsidR="008F6408" w:rsidRDefault="008F6408" w:rsidP="005475CA">
      <w:pPr>
        <w:rPr>
          <w:ins w:id="133" w:author="Raphaël CASTANIER" w:date="2018-04-05T09:19:00Z"/>
        </w:rPr>
      </w:pPr>
    </w:p>
    <w:p w14:paraId="0D4CCD75" w14:textId="6FB60D1E" w:rsidR="008F6408" w:rsidRDefault="008F6408" w:rsidP="005475CA">
      <w:pPr>
        <w:rPr>
          <w:ins w:id="134" w:author="Raphaël CASTANIER" w:date="2018-04-05T09:19:00Z"/>
        </w:rPr>
      </w:pPr>
      <w:moveToRangeStart w:id="135" w:author="Raphaël CASTANIER" w:date="2018-04-05T09:19:00Z" w:name="move510683327"/>
      <w:moveTo w:id="136" w:author="Raphaël CASTANIER" w:date="2018-04-05T09:19:00Z">
        <w:r>
          <w:t>Une fois l’exo2.c compilé</w:t>
        </w:r>
      </w:moveTo>
      <w:ins w:id="137" w:author="Raphaël CASTANIER" w:date="2018-04-05T09:20:00Z">
        <w:r>
          <w:t xml:space="preserve"> et exécuté</w:t>
        </w:r>
      </w:ins>
      <w:moveTo w:id="138" w:author="Raphaël CASTANIER" w:date="2018-04-05T09:19:00Z">
        <w:r>
          <w:t>, nous avons obtenu</w:t>
        </w:r>
      </w:moveTo>
      <w:ins w:id="139" w:author="Raphaël CASTANIER" w:date="2018-04-05T09:20:00Z">
        <w:r w:rsidR="00603537">
          <w:t xml:space="preserve"> le résultat </w:t>
        </w:r>
      </w:ins>
      <w:ins w:id="140" w:author="Raphaël CASTANIER" w:date="2018-04-05T09:21:00Z">
        <w:r w:rsidR="00893061">
          <w:t>suivant</w:t>
        </w:r>
      </w:ins>
      <w:ins w:id="141" w:author="Raphaël CASTANIER" w:date="2018-04-05T09:20:00Z">
        <w:r w:rsidR="00603537">
          <w:t xml:space="preserve">, qui nous a permis de </w:t>
        </w:r>
      </w:ins>
      <w:moveTo w:id="142" w:author="Raphaël CASTANIER" w:date="2018-04-05T09:19:00Z">
        <w:del w:id="143" w:author="Raphaël CASTANIER" w:date="2018-04-05T09:20:00Z">
          <w:r w:rsidDel="00603537">
            <w:delText xml:space="preserve"> </w:delText>
          </w:r>
        </w:del>
      </w:moveTo>
      <w:ins w:id="144" w:author="Raphaël CASTANIER" w:date="2018-04-05T09:21:00Z">
        <w:r w:rsidR="00893061">
          <w:t>dessiner le</w:t>
        </w:r>
      </w:ins>
      <w:moveTo w:id="145" w:author="Raphaël CASTANIER" w:date="2018-04-05T09:19:00Z">
        <w:del w:id="146" w:author="Raphaël CASTANIER" w:date="2018-04-05T09:21:00Z">
          <w:r w:rsidDel="00893061">
            <w:delText>ce</w:delText>
          </w:r>
        </w:del>
        <w:r>
          <w:t xml:space="preserve"> schéma </w:t>
        </w:r>
        <w:del w:id="147" w:author="Raphaël CASTANIER" w:date="2018-04-05T09:21:00Z">
          <w:r w:rsidDel="00893061">
            <w:delText>(voir ci-dessous)</w:delText>
          </w:r>
        </w:del>
      </w:moveTo>
      <w:ins w:id="148" w:author="Raphaël CASTANIER" w:date="2018-04-05T09:21:00Z">
        <w:r w:rsidR="00893061">
          <w:t>ci-dessous</w:t>
        </w:r>
      </w:ins>
      <w:moveTo w:id="149" w:author="Raphaël CASTANIER" w:date="2018-04-05T09:19:00Z">
        <w:r>
          <w:t>.</w:t>
        </w:r>
      </w:moveTo>
      <w:moveToRangeEnd w:id="135"/>
    </w:p>
    <w:p w14:paraId="47AF1E36" w14:textId="082A47BA" w:rsidR="008F6408" w:rsidRDefault="00746017" w:rsidP="005475CA">
      <w:pPr>
        <w:rPr>
          <w:ins w:id="150" w:author="Raphaël CASTANIER" w:date="2018-04-05T09:18:00Z"/>
        </w:rPr>
      </w:pPr>
      <w:ins w:id="151" w:author="Raphaël CASTANIER" w:date="2018-04-05T09:22:00Z">
        <w:r>
          <w:lastRenderedPageBreak/>
          <w:tab/>
        </w:r>
        <w:r>
          <w:tab/>
        </w:r>
        <w:r>
          <w:tab/>
        </w:r>
        <w:r>
          <w:tab/>
        </w:r>
        <w:r>
          <w:tab/>
        </w:r>
        <w:r>
          <w:rPr>
            <w:u w:val="single"/>
          </w:rPr>
          <w:t xml:space="preserve">Retour de </w:t>
        </w:r>
        <w:r w:rsidR="002D285B">
          <w:rPr>
            <w:u w:val="single"/>
          </w:rPr>
          <w:t>exo2</w:t>
        </w:r>
      </w:ins>
    </w:p>
    <w:p w14:paraId="7637F3C2" w14:textId="77777777" w:rsidR="00FB6308" w:rsidRPr="004365EB" w:rsidRDefault="00FB6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15"/>
        </w:tabs>
        <w:spacing w:line="240" w:lineRule="auto"/>
        <w:rPr>
          <w:ins w:id="152" w:author="Raphaël CASTANIER" w:date="2018-04-05T09:18:00Z"/>
          <w:rFonts w:ascii="Courier New" w:hAnsi="Courier New" w:cs="Courier New"/>
          <w:sz w:val="20"/>
          <w:rPrChange w:id="153" w:author="Raphaël CASTANIER" w:date="2018-04-05T09:21:00Z">
            <w:rPr>
              <w:ins w:id="154" w:author="Raphaël CASTANIER" w:date="2018-04-05T09:18:00Z"/>
            </w:rPr>
          </w:rPrChange>
        </w:rPr>
        <w:pPrChange w:id="155" w:author="Raphaël CASTANIER" w:date="2018-04-05T09:21:00Z">
          <w:pPr>
            <w:tabs>
              <w:tab w:val="left" w:pos="1815"/>
            </w:tabs>
          </w:pPr>
        </w:pPrChange>
      </w:pPr>
      <w:ins w:id="156" w:author="Raphaël CASTANIER" w:date="2018-04-05T09:18:00Z">
        <w:r w:rsidRPr="004365EB">
          <w:rPr>
            <w:rFonts w:ascii="Courier New" w:hAnsi="Courier New" w:cs="Courier New"/>
            <w:sz w:val="20"/>
            <w:rPrChange w:id="157" w:author="Raphaël CASTANIER" w:date="2018-04-05T09:21:00Z">
              <w:rPr/>
            </w:rPrChange>
          </w:rPr>
          <w:t>PID      PPID    INSTRUCTION     RETOUR-FORK</w:t>
        </w:r>
      </w:ins>
    </w:p>
    <w:p w14:paraId="5B8F4FA3" w14:textId="369196C0" w:rsidR="00FB6308" w:rsidRPr="004365EB" w:rsidRDefault="00A038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15"/>
        </w:tabs>
        <w:spacing w:line="240" w:lineRule="auto"/>
        <w:rPr>
          <w:ins w:id="158" w:author="Raphaël CASTANIER" w:date="2018-04-05T09:18:00Z"/>
          <w:rFonts w:ascii="Courier New" w:hAnsi="Courier New" w:cs="Courier New"/>
          <w:sz w:val="20"/>
          <w:rPrChange w:id="159" w:author="Raphaël CASTANIER" w:date="2018-04-05T09:21:00Z">
            <w:rPr>
              <w:ins w:id="160" w:author="Raphaël CASTANIER" w:date="2018-04-05T09:18:00Z"/>
            </w:rPr>
          </w:rPrChange>
        </w:rPr>
        <w:pPrChange w:id="161" w:author="Raphaël CASTANIER" w:date="2018-04-05T09:21:00Z">
          <w:pPr>
            <w:tabs>
              <w:tab w:val="left" w:pos="1815"/>
            </w:tabs>
          </w:pPr>
        </w:pPrChange>
      </w:pPr>
      <w:ins w:id="162" w:author="Raphaël CASTANIER" w:date="2018-04-05T09:26:00Z">
        <w:r>
          <w:rPr>
            <w:rFonts w:ascii="Courier New" w:hAnsi="Courier New" w:cs="Courier New"/>
            <w:sz w:val="20"/>
          </w:rPr>
          <w:t>2293</w:t>
        </w:r>
      </w:ins>
      <w:ins w:id="163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164" w:author="Raphaël CASTANIER" w:date="2018-04-05T09:21:00Z">
              <w:rPr/>
            </w:rPrChange>
          </w:rPr>
          <w:t xml:space="preserve">     2       </w:t>
        </w:r>
        <w:proofErr w:type="spellStart"/>
        <w:r w:rsidR="00FB6308" w:rsidRPr="004365EB">
          <w:rPr>
            <w:rFonts w:ascii="Courier New" w:hAnsi="Courier New" w:cs="Courier New"/>
            <w:sz w:val="20"/>
            <w:rPrChange w:id="165" w:author="Raphaël CASTANIER" w:date="2018-04-05T09:21:00Z">
              <w:rPr/>
            </w:rPrChange>
          </w:rPr>
          <w:t>print</w:t>
        </w:r>
        <w:proofErr w:type="spellEnd"/>
        <w:r w:rsidR="00FB6308" w:rsidRPr="004365EB">
          <w:rPr>
            <w:rFonts w:ascii="Courier New" w:hAnsi="Courier New" w:cs="Courier New"/>
            <w:sz w:val="20"/>
            <w:rPrChange w:id="166" w:author="Raphaël CASTANIER" w:date="2018-04-05T09:21:00Z">
              <w:rPr/>
            </w:rPrChange>
          </w:rPr>
          <w:t xml:space="preserve"> 1</w:t>
        </w:r>
      </w:ins>
    </w:p>
    <w:p w14:paraId="23EF0B4A" w14:textId="1E497D3D" w:rsidR="00FB6308" w:rsidRPr="004365EB" w:rsidRDefault="004821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15"/>
        </w:tabs>
        <w:spacing w:line="240" w:lineRule="auto"/>
        <w:rPr>
          <w:ins w:id="167" w:author="Raphaël CASTANIER" w:date="2018-04-05T09:18:00Z"/>
          <w:rFonts w:ascii="Courier New" w:hAnsi="Courier New" w:cs="Courier New"/>
          <w:sz w:val="20"/>
          <w:rPrChange w:id="168" w:author="Raphaël CASTANIER" w:date="2018-04-05T09:21:00Z">
            <w:rPr>
              <w:ins w:id="169" w:author="Raphaël CASTANIER" w:date="2018-04-05T09:18:00Z"/>
            </w:rPr>
          </w:rPrChange>
        </w:rPr>
        <w:pPrChange w:id="170" w:author="Raphaël CASTANIER" w:date="2018-04-05T09:21:00Z">
          <w:pPr>
            <w:tabs>
              <w:tab w:val="left" w:pos="1815"/>
            </w:tabs>
          </w:pPr>
        </w:pPrChange>
      </w:pPr>
      <w:ins w:id="171" w:author="Raphaël CASTANIER" w:date="2018-04-05T09:41:00Z">
        <w:r>
          <w:rPr>
            <w:rFonts w:ascii="Courier New" w:hAnsi="Courier New" w:cs="Courier New"/>
            <w:sz w:val="20"/>
          </w:rPr>
          <w:t>2293</w:t>
        </w:r>
      </w:ins>
      <w:ins w:id="172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173" w:author="Raphaël CASTANIER" w:date="2018-04-05T09:21:00Z">
              <w:rPr/>
            </w:rPrChange>
          </w:rPr>
          <w:t xml:space="preserve">     2       </w:t>
        </w:r>
        <w:proofErr w:type="spellStart"/>
        <w:r w:rsidR="00FB6308" w:rsidRPr="004365EB">
          <w:rPr>
            <w:rFonts w:ascii="Courier New" w:hAnsi="Courier New" w:cs="Courier New"/>
            <w:sz w:val="20"/>
            <w:rPrChange w:id="174" w:author="Raphaël CASTANIER" w:date="2018-04-05T09:21:00Z">
              <w:rPr/>
            </w:rPrChange>
          </w:rPr>
          <w:t>print</w:t>
        </w:r>
        <w:proofErr w:type="spellEnd"/>
        <w:r w:rsidR="00FB6308" w:rsidRPr="004365EB">
          <w:rPr>
            <w:rFonts w:ascii="Courier New" w:hAnsi="Courier New" w:cs="Courier New"/>
            <w:sz w:val="20"/>
            <w:rPrChange w:id="175" w:author="Raphaël CASTANIER" w:date="2018-04-05T09:21:00Z">
              <w:rPr/>
            </w:rPrChange>
          </w:rPr>
          <w:t xml:space="preserve"> 2         </w:t>
        </w:r>
      </w:ins>
      <w:ins w:id="176" w:author="Raphaël CASTANIER" w:date="2018-04-05T09:42:00Z">
        <w:r w:rsidR="001C1868">
          <w:rPr>
            <w:rFonts w:ascii="Courier New" w:hAnsi="Courier New" w:cs="Courier New"/>
            <w:sz w:val="20"/>
          </w:rPr>
          <w:t>2294</w:t>
        </w:r>
      </w:ins>
    </w:p>
    <w:p w14:paraId="2490DF04" w14:textId="286DB4DA" w:rsidR="00FB6308" w:rsidRPr="004365EB" w:rsidRDefault="001C1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15"/>
        </w:tabs>
        <w:spacing w:line="240" w:lineRule="auto"/>
        <w:rPr>
          <w:ins w:id="177" w:author="Raphaël CASTANIER" w:date="2018-04-05T09:18:00Z"/>
          <w:rFonts w:ascii="Courier New" w:hAnsi="Courier New" w:cs="Courier New"/>
          <w:sz w:val="20"/>
          <w:rPrChange w:id="178" w:author="Raphaël CASTANIER" w:date="2018-04-05T09:21:00Z">
            <w:rPr>
              <w:ins w:id="179" w:author="Raphaël CASTANIER" w:date="2018-04-05T09:18:00Z"/>
            </w:rPr>
          </w:rPrChange>
        </w:rPr>
        <w:pPrChange w:id="180" w:author="Raphaël CASTANIER" w:date="2018-04-05T09:21:00Z">
          <w:pPr>
            <w:tabs>
              <w:tab w:val="left" w:pos="1815"/>
            </w:tabs>
          </w:pPr>
        </w:pPrChange>
      </w:pPr>
      <w:ins w:id="181" w:author="Raphaël CASTANIER" w:date="2018-04-05T09:42:00Z">
        <w:r>
          <w:rPr>
            <w:rFonts w:ascii="Courier New" w:hAnsi="Courier New" w:cs="Courier New"/>
            <w:sz w:val="20"/>
          </w:rPr>
          <w:t>2294</w:t>
        </w:r>
      </w:ins>
      <w:ins w:id="182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183" w:author="Raphaël CASTANIER" w:date="2018-04-05T09:21:00Z">
              <w:rPr/>
            </w:rPrChange>
          </w:rPr>
          <w:t xml:space="preserve">   </w:t>
        </w:r>
      </w:ins>
      <w:ins w:id="184" w:author="Raphaël CASTANIER" w:date="2018-04-05T09:42:00Z">
        <w:r>
          <w:rPr>
            <w:rFonts w:ascii="Courier New" w:hAnsi="Courier New" w:cs="Courier New"/>
            <w:sz w:val="20"/>
          </w:rPr>
          <w:t xml:space="preserve"> </w:t>
        </w:r>
      </w:ins>
      <w:ins w:id="185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186" w:author="Raphaël CASTANIER" w:date="2018-04-05T09:21:00Z">
              <w:rPr/>
            </w:rPrChange>
          </w:rPr>
          <w:t xml:space="preserve"> </w:t>
        </w:r>
      </w:ins>
      <w:ins w:id="187" w:author="Raphaël CASTANIER" w:date="2018-04-05T09:42:00Z">
        <w:r w:rsidR="00482166">
          <w:rPr>
            <w:rFonts w:ascii="Courier New" w:hAnsi="Courier New" w:cs="Courier New"/>
            <w:sz w:val="20"/>
          </w:rPr>
          <w:t>2293</w:t>
        </w:r>
      </w:ins>
      <w:ins w:id="188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189" w:author="Raphaël CASTANIER" w:date="2018-04-05T09:21:00Z">
              <w:rPr/>
            </w:rPrChange>
          </w:rPr>
          <w:t xml:space="preserve">    </w:t>
        </w:r>
        <w:proofErr w:type="spellStart"/>
        <w:r w:rsidR="00FB6308" w:rsidRPr="004365EB">
          <w:rPr>
            <w:rFonts w:ascii="Courier New" w:hAnsi="Courier New" w:cs="Courier New"/>
            <w:sz w:val="20"/>
            <w:rPrChange w:id="190" w:author="Raphaël CASTANIER" w:date="2018-04-05T09:21:00Z">
              <w:rPr/>
            </w:rPrChange>
          </w:rPr>
          <w:t>print</w:t>
        </w:r>
        <w:proofErr w:type="spellEnd"/>
        <w:r w:rsidR="00FB6308" w:rsidRPr="004365EB">
          <w:rPr>
            <w:rFonts w:ascii="Courier New" w:hAnsi="Courier New" w:cs="Courier New"/>
            <w:sz w:val="20"/>
            <w:rPrChange w:id="191" w:author="Raphaël CASTANIER" w:date="2018-04-05T09:21:00Z">
              <w:rPr/>
            </w:rPrChange>
          </w:rPr>
          <w:t xml:space="preserve"> 2         0</w:t>
        </w:r>
      </w:ins>
    </w:p>
    <w:p w14:paraId="64C85AB7" w14:textId="2DBD7A0C" w:rsidR="00FB6308" w:rsidRPr="004365EB" w:rsidRDefault="004821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15"/>
        </w:tabs>
        <w:spacing w:line="240" w:lineRule="auto"/>
        <w:rPr>
          <w:ins w:id="192" w:author="Raphaël CASTANIER" w:date="2018-04-05T09:18:00Z"/>
          <w:rFonts w:ascii="Courier New" w:hAnsi="Courier New" w:cs="Courier New"/>
          <w:sz w:val="20"/>
          <w:rPrChange w:id="193" w:author="Raphaël CASTANIER" w:date="2018-04-05T09:21:00Z">
            <w:rPr>
              <w:ins w:id="194" w:author="Raphaël CASTANIER" w:date="2018-04-05T09:18:00Z"/>
            </w:rPr>
          </w:rPrChange>
        </w:rPr>
        <w:pPrChange w:id="195" w:author="Raphaël CASTANIER" w:date="2018-04-05T09:21:00Z">
          <w:pPr>
            <w:tabs>
              <w:tab w:val="left" w:pos="1815"/>
            </w:tabs>
          </w:pPr>
        </w:pPrChange>
      </w:pPr>
      <w:ins w:id="196" w:author="Raphaël CASTANIER" w:date="2018-04-05T09:41:00Z">
        <w:r>
          <w:rPr>
            <w:rFonts w:ascii="Courier New" w:hAnsi="Courier New" w:cs="Courier New"/>
            <w:sz w:val="20"/>
          </w:rPr>
          <w:t>2293</w:t>
        </w:r>
      </w:ins>
      <w:ins w:id="197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198" w:author="Raphaël CASTANIER" w:date="2018-04-05T09:21:00Z">
              <w:rPr/>
            </w:rPrChange>
          </w:rPr>
          <w:t xml:space="preserve">     2       </w:t>
        </w:r>
        <w:proofErr w:type="spellStart"/>
        <w:r w:rsidR="00FB6308" w:rsidRPr="004365EB">
          <w:rPr>
            <w:rFonts w:ascii="Courier New" w:hAnsi="Courier New" w:cs="Courier New"/>
            <w:sz w:val="20"/>
            <w:rPrChange w:id="199" w:author="Raphaël CASTANIER" w:date="2018-04-05T09:21:00Z">
              <w:rPr/>
            </w:rPrChange>
          </w:rPr>
          <w:t>print</w:t>
        </w:r>
        <w:proofErr w:type="spellEnd"/>
        <w:r w:rsidR="00FB6308" w:rsidRPr="004365EB">
          <w:rPr>
            <w:rFonts w:ascii="Courier New" w:hAnsi="Courier New" w:cs="Courier New"/>
            <w:sz w:val="20"/>
            <w:rPrChange w:id="200" w:author="Raphaël CASTANIER" w:date="2018-04-05T09:21:00Z">
              <w:rPr/>
            </w:rPrChange>
          </w:rPr>
          <w:t xml:space="preserve"> 3         </w:t>
        </w:r>
      </w:ins>
      <w:ins w:id="201" w:author="Raphaël CASTANIER" w:date="2018-04-05T09:43:00Z">
        <w:r w:rsidR="00715F03">
          <w:rPr>
            <w:rFonts w:ascii="Courier New" w:hAnsi="Courier New" w:cs="Courier New"/>
            <w:sz w:val="20"/>
          </w:rPr>
          <w:t>22</w:t>
        </w:r>
        <w:r w:rsidR="00E03225">
          <w:rPr>
            <w:rFonts w:ascii="Courier New" w:hAnsi="Courier New" w:cs="Courier New"/>
            <w:sz w:val="20"/>
          </w:rPr>
          <w:t>95</w:t>
        </w:r>
      </w:ins>
    </w:p>
    <w:p w14:paraId="754D1C82" w14:textId="44281245" w:rsidR="00FB6308" w:rsidRPr="004365EB" w:rsidRDefault="00715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15"/>
        </w:tabs>
        <w:spacing w:line="240" w:lineRule="auto"/>
        <w:rPr>
          <w:ins w:id="202" w:author="Raphaël CASTANIER" w:date="2018-04-05T09:18:00Z"/>
          <w:rFonts w:ascii="Courier New" w:hAnsi="Courier New" w:cs="Courier New"/>
          <w:sz w:val="20"/>
          <w:rPrChange w:id="203" w:author="Raphaël CASTANIER" w:date="2018-04-05T09:21:00Z">
            <w:rPr>
              <w:ins w:id="204" w:author="Raphaël CASTANIER" w:date="2018-04-05T09:18:00Z"/>
            </w:rPr>
          </w:rPrChange>
        </w:rPr>
        <w:pPrChange w:id="205" w:author="Raphaël CASTANIER" w:date="2018-04-05T09:21:00Z">
          <w:pPr>
            <w:tabs>
              <w:tab w:val="left" w:pos="1815"/>
            </w:tabs>
          </w:pPr>
        </w:pPrChange>
      </w:pPr>
      <w:ins w:id="206" w:author="Raphaël CASTANIER" w:date="2018-04-05T09:43:00Z">
        <w:r>
          <w:rPr>
            <w:rFonts w:ascii="Courier New" w:hAnsi="Courier New" w:cs="Courier New"/>
            <w:sz w:val="20"/>
          </w:rPr>
          <w:t>2295</w:t>
        </w:r>
      </w:ins>
      <w:ins w:id="207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208" w:author="Raphaël CASTANIER" w:date="2018-04-05T09:21:00Z">
              <w:rPr/>
            </w:rPrChange>
          </w:rPr>
          <w:t xml:space="preserve">     </w:t>
        </w:r>
      </w:ins>
      <w:ins w:id="209" w:author="Raphaël CASTANIER" w:date="2018-04-05T09:42:00Z">
        <w:r w:rsidR="00482166">
          <w:rPr>
            <w:rFonts w:ascii="Courier New" w:hAnsi="Courier New" w:cs="Courier New"/>
            <w:sz w:val="20"/>
          </w:rPr>
          <w:t>2293</w:t>
        </w:r>
      </w:ins>
      <w:ins w:id="210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211" w:author="Raphaël CASTANIER" w:date="2018-04-05T09:21:00Z">
              <w:rPr/>
            </w:rPrChange>
          </w:rPr>
          <w:t xml:space="preserve">    </w:t>
        </w:r>
        <w:proofErr w:type="spellStart"/>
        <w:r w:rsidR="00FB6308" w:rsidRPr="004365EB">
          <w:rPr>
            <w:rFonts w:ascii="Courier New" w:hAnsi="Courier New" w:cs="Courier New"/>
            <w:sz w:val="20"/>
            <w:rPrChange w:id="212" w:author="Raphaël CASTANIER" w:date="2018-04-05T09:21:00Z">
              <w:rPr/>
            </w:rPrChange>
          </w:rPr>
          <w:t>print</w:t>
        </w:r>
        <w:proofErr w:type="spellEnd"/>
        <w:r w:rsidR="00FB6308" w:rsidRPr="004365EB">
          <w:rPr>
            <w:rFonts w:ascii="Courier New" w:hAnsi="Courier New" w:cs="Courier New"/>
            <w:sz w:val="20"/>
            <w:rPrChange w:id="213" w:author="Raphaël CASTANIER" w:date="2018-04-05T09:21:00Z">
              <w:rPr/>
            </w:rPrChange>
          </w:rPr>
          <w:t xml:space="preserve"> 3         0</w:t>
        </w:r>
      </w:ins>
    </w:p>
    <w:p w14:paraId="2A4B9500" w14:textId="5D52F71D" w:rsidR="00FB6308" w:rsidRPr="004365EB" w:rsidRDefault="001C1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15"/>
        </w:tabs>
        <w:spacing w:line="240" w:lineRule="auto"/>
        <w:rPr>
          <w:ins w:id="214" w:author="Raphaël CASTANIER" w:date="2018-04-05T09:18:00Z"/>
          <w:rFonts w:ascii="Courier New" w:hAnsi="Courier New" w:cs="Courier New"/>
          <w:sz w:val="20"/>
          <w:rPrChange w:id="215" w:author="Raphaël CASTANIER" w:date="2018-04-05T09:21:00Z">
            <w:rPr>
              <w:ins w:id="216" w:author="Raphaël CASTANIER" w:date="2018-04-05T09:18:00Z"/>
            </w:rPr>
          </w:rPrChange>
        </w:rPr>
        <w:pPrChange w:id="217" w:author="Raphaël CASTANIER" w:date="2018-04-05T09:21:00Z">
          <w:pPr>
            <w:tabs>
              <w:tab w:val="left" w:pos="1815"/>
            </w:tabs>
          </w:pPr>
        </w:pPrChange>
      </w:pPr>
      <w:ins w:id="218" w:author="Raphaël CASTANIER" w:date="2018-04-05T09:42:00Z">
        <w:r>
          <w:rPr>
            <w:rFonts w:ascii="Courier New" w:hAnsi="Courier New" w:cs="Courier New"/>
            <w:sz w:val="20"/>
          </w:rPr>
          <w:t>2294</w:t>
        </w:r>
      </w:ins>
      <w:ins w:id="219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220" w:author="Raphaël CASTANIER" w:date="2018-04-05T09:21:00Z">
              <w:rPr/>
            </w:rPrChange>
          </w:rPr>
          <w:t xml:space="preserve">     </w:t>
        </w:r>
      </w:ins>
      <w:ins w:id="221" w:author="Raphaël CASTANIER" w:date="2018-04-05T09:42:00Z">
        <w:r w:rsidR="00482166">
          <w:rPr>
            <w:rFonts w:ascii="Courier New" w:hAnsi="Courier New" w:cs="Courier New"/>
            <w:sz w:val="20"/>
          </w:rPr>
          <w:t>2293</w:t>
        </w:r>
      </w:ins>
      <w:ins w:id="222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223" w:author="Raphaël CASTANIER" w:date="2018-04-05T09:21:00Z">
              <w:rPr/>
            </w:rPrChange>
          </w:rPr>
          <w:t xml:space="preserve">    </w:t>
        </w:r>
        <w:proofErr w:type="spellStart"/>
        <w:r w:rsidR="00FB6308" w:rsidRPr="004365EB">
          <w:rPr>
            <w:rFonts w:ascii="Courier New" w:hAnsi="Courier New" w:cs="Courier New"/>
            <w:sz w:val="20"/>
            <w:rPrChange w:id="224" w:author="Raphaël CASTANIER" w:date="2018-04-05T09:21:00Z">
              <w:rPr/>
            </w:rPrChange>
          </w:rPr>
          <w:t>print</w:t>
        </w:r>
        <w:proofErr w:type="spellEnd"/>
        <w:r w:rsidR="00FB6308" w:rsidRPr="004365EB">
          <w:rPr>
            <w:rFonts w:ascii="Courier New" w:hAnsi="Courier New" w:cs="Courier New"/>
            <w:sz w:val="20"/>
            <w:rPrChange w:id="225" w:author="Raphaël CASTANIER" w:date="2018-04-05T09:21:00Z">
              <w:rPr/>
            </w:rPrChange>
          </w:rPr>
          <w:t xml:space="preserve"> 3         </w:t>
        </w:r>
      </w:ins>
      <w:ins w:id="226" w:author="Raphaël CASTANIER" w:date="2018-04-05T09:43:00Z">
        <w:r w:rsidR="00E03225">
          <w:rPr>
            <w:rFonts w:ascii="Courier New" w:hAnsi="Courier New" w:cs="Courier New"/>
            <w:sz w:val="20"/>
          </w:rPr>
          <w:t>2296</w:t>
        </w:r>
      </w:ins>
    </w:p>
    <w:p w14:paraId="2FEAA822" w14:textId="2B169A06" w:rsidR="00947D7F" w:rsidRPr="004365EB" w:rsidRDefault="00715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15"/>
        </w:tabs>
        <w:spacing w:line="240" w:lineRule="auto"/>
        <w:rPr>
          <w:rFonts w:ascii="Courier New" w:hAnsi="Courier New" w:cs="Courier New"/>
          <w:sz w:val="20"/>
          <w:rPrChange w:id="227" w:author="Raphaël CASTANIER" w:date="2018-04-05T09:21:00Z">
            <w:rPr/>
          </w:rPrChange>
        </w:rPr>
        <w:pPrChange w:id="228" w:author="Raphaël CASTANIER" w:date="2018-04-05T09:21:00Z">
          <w:pPr/>
        </w:pPrChange>
      </w:pPr>
      <w:ins w:id="229" w:author="Raphaël CASTANIER" w:date="2018-04-05T09:43:00Z">
        <w:r>
          <w:rPr>
            <w:rFonts w:ascii="Courier New" w:hAnsi="Courier New" w:cs="Courier New"/>
            <w:sz w:val="20"/>
          </w:rPr>
          <w:t>2296</w:t>
        </w:r>
      </w:ins>
      <w:ins w:id="230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231" w:author="Raphaël CASTANIER" w:date="2018-04-05T09:21:00Z">
              <w:rPr/>
            </w:rPrChange>
          </w:rPr>
          <w:t xml:space="preserve">     </w:t>
        </w:r>
      </w:ins>
      <w:ins w:id="232" w:author="Raphaël CASTANIER" w:date="2018-04-05T09:42:00Z">
        <w:r w:rsidR="001C1868">
          <w:rPr>
            <w:rFonts w:ascii="Courier New" w:hAnsi="Courier New" w:cs="Courier New"/>
            <w:sz w:val="20"/>
          </w:rPr>
          <w:t>2294</w:t>
        </w:r>
      </w:ins>
      <w:ins w:id="233" w:author="Raphaël CASTANIER" w:date="2018-04-05T09:18:00Z">
        <w:r w:rsidR="00FB6308" w:rsidRPr="004365EB">
          <w:rPr>
            <w:rFonts w:ascii="Courier New" w:hAnsi="Courier New" w:cs="Courier New"/>
            <w:sz w:val="20"/>
            <w:rPrChange w:id="234" w:author="Raphaël CASTANIER" w:date="2018-04-05T09:21:00Z">
              <w:rPr/>
            </w:rPrChange>
          </w:rPr>
          <w:t xml:space="preserve">    </w:t>
        </w:r>
        <w:proofErr w:type="spellStart"/>
        <w:r w:rsidR="00FB6308" w:rsidRPr="004365EB">
          <w:rPr>
            <w:rFonts w:ascii="Courier New" w:hAnsi="Courier New" w:cs="Courier New"/>
            <w:sz w:val="20"/>
            <w:rPrChange w:id="235" w:author="Raphaël CASTANIER" w:date="2018-04-05T09:21:00Z">
              <w:rPr/>
            </w:rPrChange>
          </w:rPr>
          <w:t>print</w:t>
        </w:r>
        <w:proofErr w:type="spellEnd"/>
        <w:r w:rsidR="00FB6308" w:rsidRPr="004365EB">
          <w:rPr>
            <w:rFonts w:ascii="Courier New" w:hAnsi="Courier New" w:cs="Courier New"/>
            <w:sz w:val="20"/>
            <w:rPrChange w:id="236" w:author="Raphaël CASTANIER" w:date="2018-04-05T09:21:00Z">
              <w:rPr/>
            </w:rPrChange>
          </w:rPr>
          <w:t xml:space="preserve"> 3         0</w:t>
        </w:r>
      </w:ins>
    </w:p>
    <w:p w14:paraId="0232A906" w14:textId="77777777" w:rsidR="008F6408" w:rsidRDefault="008F6408" w:rsidP="00641737">
      <w:pPr>
        <w:jc w:val="both"/>
        <w:rPr>
          <w:ins w:id="237" w:author="Raphaël CASTANIER" w:date="2018-04-05T09:19:00Z"/>
        </w:rPr>
      </w:pPr>
    </w:p>
    <w:p w14:paraId="4C354D84" w14:textId="004DD597" w:rsidR="004C1118" w:rsidDel="00746017" w:rsidRDefault="004C1118" w:rsidP="00641737">
      <w:pPr>
        <w:jc w:val="both"/>
        <w:rPr>
          <w:del w:id="238" w:author="Raphaël CASTANIER" w:date="2018-04-05T09:21:00Z"/>
        </w:rPr>
      </w:pPr>
      <w:moveFromRangeStart w:id="239" w:author="Raphaël CASTANIER" w:date="2018-04-05T09:19:00Z" w:name="move510683327"/>
      <w:moveFrom w:id="240" w:author="Raphaël CASTANIER" w:date="2018-04-05T09:19:00Z">
        <w:del w:id="241" w:author="Raphaël CASTANIER" w:date="2018-04-05T09:21:00Z">
          <w:r w:rsidDel="00746017">
            <w:delText xml:space="preserve">Une fois </w:delText>
          </w:r>
          <w:r w:rsidR="007937E0" w:rsidDel="00746017">
            <w:delText>l’exo2.c</w:delText>
          </w:r>
          <w:r w:rsidDel="00746017">
            <w:delText xml:space="preserve"> </w:delText>
          </w:r>
          <w:r w:rsidR="007937E0" w:rsidDel="00746017">
            <w:delText>compilé</w:delText>
          </w:r>
          <w:r w:rsidDel="00746017">
            <w:delText>, nous avons obtenu ce schéma</w:delText>
          </w:r>
          <w:r w:rsidR="007937E0" w:rsidDel="00746017">
            <w:delText xml:space="preserve"> (voir ci-dessous)</w:delText>
          </w:r>
          <w:r w:rsidDel="00746017">
            <w:delText xml:space="preserve">. </w:delText>
          </w:r>
        </w:del>
      </w:moveFrom>
      <w:moveFromRangeEnd w:id="239"/>
      <w:del w:id="242" w:author="Raphaël CASTANIER" w:date="2018-04-05T09:21:00Z">
        <w:r w:rsidDel="00746017">
          <w:delText xml:space="preserve">On peut voir sur celui-ci qu’une fois </w:delText>
        </w:r>
        <w:r w:rsidR="00A40720" w:rsidDel="00746017">
          <w:delText xml:space="preserve">que </w:delText>
        </w:r>
        <w:r w:rsidDel="00746017">
          <w:delText xml:space="preserve">le fork() </w:delText>
        </w:r>
        <w:r w:rsidR="007937E0" w:rsidDel="00746017">
          <w:delText xml:space="preserve">a été </w:delText>
        </w:r>
        <w:r w:rsidDel="00746017">
          <w:delText>appelé</w:delText>
        </w:r>
        <w:r w:rsidR="007937E0" w:rsidDel="00746017">
          <w:delText xml:space="preserve"> une 1</w:delText>
        </w:r>
        <w:r w:rsidR="007937E0" w:rsidRPr="007937E0" w:rsidDel="00746017">
          <w:rPr>
            <w:vertAlign w:val="superscript"/>
          </w:rPr>
          <w:delText>ère</w:delText>
        </w:r>
        <w:r w:rsidR="007937E0" w:rsidDel="00746017">
          <w:delText xml:space="preserve"> fois</w:delText>
        </w:r>
        <w:r w:rsidDel="00746017">
          <w:delText xml:space="preserve">, si nous refaisons </w:delText>
        </w:r>
        <w:r w:rsidR="007937E0" w:rsidDel="00746017">
          <w:delText xml:space="preserve">un fork(), </w:delText>
        </w:r>
        <w:r w:rsidDel="00746017">
          <w:delText xml:space="preserve">le fils le fait également. Avec ce fonctionnement </w:delText>
        </w:r>
        <w:r w:rsidR="007937E0" w:rsidDel="00746017">
          <w:delText>cela ne nous</w:delText>
        </w:r>
        <w:r w:rsidDel="00746017">
          <w:delText xml:space="preserve"> fait donc pas 1 processus père et deux fils mais 4 branches (voir ci-dessus).</w:delText>
        </w:r>
      </w:del>
    </w:p>
    <w:p w14:paraId="4C354D85" w14:textId="77777777" w:rsidR="00640F77" w:rsidRPr="004C1118" w:rsidRDefault="004C1118" w:rsidP="005475CA">
      <w:pPr>
        <w:rPr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4C354D9E" wp14:editId="721688FD">
            <wp:simplePos x="0" y="0"/>
            <wp:positionH relativeFrom="column">
              <wp:posOffset>480060</wp:posOffset>
            </wp:positionH>
            <wp:positionV relativeFrom="paragraph">
              <wp:posOffset>235585</wp:posOffset>
            </wp:positionV>
            <wp:extent cx="4527550" cy="3923030"/>
            <wp:effectExtent l="0" t="0" r="0" b="0"/>
            <wp:wrapNone/>
            <wp:docPr id="6" name="Image 4" descr="C:\Users\joffr\AppData\Local\Microsoft\Windows\INetCache\Content.Word\20180329_112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ffr\AppData\Local\Microsoft\Windows\INetCache\Content.Word\20180329_1129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9035" t="2709" r="9363" b="1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9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 w:rsidRPr="004C1118">
        <w:rPr>
          <w:u w:val="single"/>
        </w:rPr>
        <w:t xml:space="preserve">Schéma </w:t>
      </w:r>
      <w:proofErr w:type="gramStart"/>
      <w:r w:rsidRPr="004C1118">
        <w:rPr>
          <w:u w:val="single"/>
        </w:rPr>
        <w:t>fork(</w:t>
      </w:r>
      <w:proofErr w:type="gramEnd"/>
      <w:r w:rsidRPr="004C1118">
        <w:rPr>
          <w:u w:val="single"/>
        </w:rPr>
        <w:t>)</w:t>
      </w:r>
    </w:p>
    <w:p w14:paraId="4C354D86" w14:textId="77777777" w:rsidR="00640F77" w:rsidRDefault="00640F77" w:rsidP="00640F77">
      <w:pPr>
        <w:jc w:val="center"/>
      </w:pPr>
    </w:p>
    <w:p w14:paraId="4C354D87" w14:textId="058AE98B" w:rsidR="002E244D" w:rsidRDefault="002E244D" w:rsidP="005475CA">
      <w:pPr>
        <w:rPr>
          <w:ins w:id="243" w:author="Raphaël CASTANIER" w:date="2018-04-05T09:05:00Z"/>
        </w:rPr>
      </w:pPr>
    </w:p>
    <w:p w14:paraId="3D2E2E65" w14:textId="2FB6BBAC" w:rsidR="008C287D" w:rsidRDefault="008C287D" w:rsidP="005475CA">
      <w:pPr>
        <w:rPr>
          <w:ins w:id="244" w:author="Raphaël CASTANIER" w:date="2018-04-05T09:05:00Z"/>
        </w:rPr>
      </w:pPr>
    </w:p>
    <w:p w14:paraId="104A8D4E" w14:textId="171B9852" w:rsidR="008C287D" w:rsidRDefault="008C287D" w:rsidP="005475CA">
      <w:pPr>
        <w:rPr>
          <w:ins w:id="245" w:author="Raphaël CASTANIER" w:date="2018-04-05T09:05:00Z"/>
        </w:rPr>
      </w:pPr>
    </w:p>
    <w:p w14:paraId="18AF30FF" w14:textId="13F76AC0" w:rsidR="008C287D" w:rsidRDefault="008C287D" w:rsidP="005475CA">
      <w:pPr>
        <w:rPr>
          <w:ins w:id="246" w:author="Raphaël CASTANIER" w:date="2018-04-05T09:05:00Z"/>
        </w:rPr>
      </w:pPr>
    </w:p>
    <w:p w14:paraId="15C6FF80" w14:textId="0E448A60" w:rsidR="008C287D" w:rsidRDefault="008C287D" w:rsidP="005475CA">
      <w:pPr>
        <w:rPr>
          <w:ins w:id="247" w:author="Raphaël CASTANIER" w:date="2018-04-05T09:05:00Z"/>
        </w:rPr>
      </w:pPr>
    </w:p>
    <w:p w14:paraId="767D332D" w14:textId="3C214F4B" w:rsidR="008C287D" w:rsidRDefault="008C287D" w:rsidP="005475CA">
      <w:pPr>
        <w:rPr>
          <w:ins w:id="248" w:author="Raphaël CASTANIER" w:date="2018-04-05T09:05:00Z"/>
        </w:rPr>
      </w:pPr>
    </w:p>
    <w:p w14:paraId="64EBB328" w14:textId="4144E73D" w:rsidR="008C287D" w:rsidRDefault="008C287D" w:rsidP="005475CA">
      <w:pPr>
        <w:rPr>
          <w:ins w:id="249" w:author="Raphaël CASTANIER" w:date="2018-04-05T09:05:00Z"/>
        </w:rPr>
      </w:pPr>
    </w:p>
    <w:p w14:paraId="0B67E39C" w14:textId="2B937FFC" w:rsidR="008C287D" w:rsidRDefault="008C287D" w:rsidP="005475CA">
      <w:pPr>
        <w:rPr>
          <w:ins w:id="250" w:author="Raphaël CASTANIER" w:date="2018-04-05T09:05:00Z"/>
        </w:rPr>
      </w:pPr>
    </w:p>
    <w:p w14:paraId="54A1B5BF" w14:textId="5AC63A00" w:rsidR="008C287D" w:rsidRDefault="008C287D" w:rsidP="005475CA">
      <w:pPr>
        <w:rPr>
          <w:ins w:id="251" w:author="Raphaël CASTANIER" w:date="2018-04-05T09:05:00Z"/>
        </w:rPr>
      </w:pPr>
    </w:p>
    <w:p w14:paraId="01ABF522" w14:textId="3CE7D8BE" w:rsidR="008C287D" w:rsidRDefault="008C287D" w:rsidP="005475CA">
      <w:pPr>
        <w:rPr>
          <w:ins w:id="252" w:author="Raphaël CASTANIER" w:date="2018-04-05T09:05:00Z"/>
        </w:rPr>
      </w:pPr>
    </w:p>
    <w:p w14:paraId="2572BE21" w14:textId="3DF4BEF2" w:rsidR="008C287D" w:rsidRDefault="008C287D" w:rsidP="005475CA">
      <w:pPr>
        <w:rPr>
          <w:ins w:id="253" w:author="Raphaël CASTANIER" w:date="2018-04-05T09:05:00Z"/>
        </w:rPr>
      </w:pPr>
    </w:p>
    <w:p w14:paraId="714E2446" w14:textId="4507BBDA" w:rsidR="008C287D" w:rsidRDefault="008C287D" w:rsidP="005475CA">
      <w:pPr>
        <w:rPr>
          <w:ins w:id="254" w:author="Raphaël CASTANIER" w:date="2018-04-05T09:21:00Z"/>
        </w:rPr>
      </w:pPr>
    </w:p>
    <w:p w14:paraId="54BE644D" w14:textId="762A9F01" w:rsidR="00746017" w:rsidRDefault="00746017" w:rsidP="005475CA">
      <w:pPr>
        <w:rPr>
          <w:ins w:id="255" w:author="Raphaël CASTANIER" w:date="2018-04-05T09:21:00Z"/>
        </w:rPr>
      </w:pPr>
      <w:ins w:id="256" w:author="Raphaël CASTANIER" w:date="2018-04-05T09:21:00Z">
        <w:r w:rsidRPr="00DB6FE1">
          <w:rPr>
            <w:rStyle w:val="Titre4Car"/>
            <w:rPrChange w:id="257" w:author="Raphaël CASTANIER" w:date="2018-04-05T16:19:00Z">
              <w:rPr/>
            </w:rPrChange>
          </w:rPr>
          <w:t>Analyse</w:t>
        </w:r>
        <w:r>
          <w:t> :</w:t>
        </w:r>
      </w:ins>
    </w:p>
    <w:p w14:paraId="409B461D" w14:textId="77777777" w:rsidR="00746017" w:rsidRDefault="00746017" w:rsidP="00746017">
      <w:pPr>
        <w:jc w:val="both"/>
        <w:rPr>
          <w:ins w:id="258" w:author="Raphaël CASTANIER" w:date="2018-04-05T09:21:00Z"/>
        </w:rPr>
      </w:pPr>
      <w:ins w:id="259" w:author="Raphaël CASTANIER" w:date="2018-04-05T09:21:00Z">
        <w:r>
          <w:t xml:space="preserve">On peut voir sur celui-ci qu’une fois que le </w:t>
        </w:r>
        <w:proofErr w:type="gramStart"/>
        <w:r>
          <w:t>fork(</w:t>
        </w:r>
        <w:proofErr w:type="gramEnd"/>
        <w:r>
          <w:t>) a été appelé une 1</w:t>
        </w:r>
        <w:r w:rsidRPr="007937E0">
          <w:rPr>
            <w:vertAlign w:val="superscript"/>
          </w:rPr>
          <w:t>ère</w:t>
        </w:r>
        <w:r>
          <w:t xml:space="preserve"> fois, si nous refaisons un fork(), le fils le fait également. Avec ce fonctionnement cela ne nous fait donc pas 1 processus père et deux fils mais 4 branches (voir ci-dessus).</w:t>
        </w:r>
      </w:ins>
    </w:p>
    <w:p w14:paraId="5C22DD93" w14:textId="77777777" w:rsidR="00746017" w:rsidRDefault="00746017" w:rsidP="005475CA">
      <w:pPr>
        <w:rPr>
          <w:ins w:id="260" w:author="Raphaël CASTANIER" w:date="2018-04-05T09:05:00Z"/>
        </w:rPr>
      </w:pPr>
    </w:p>
    <w:p w14:paraId="728001B7" w14:textId="4E242A66" w:rsidR="008C287D" w:rsidRDefault="008C287D" w:rsidP="00080BE6">
      <w:pPr>
        <w:pStyle w:val="Titre4"/>
        <w:rPr>
          <w:ins w:id="261" w:author="Raphaël CASTANIER" w:date="2018-04-05T09:05:00Z"/>
        </w:rPr>
        <w:pPrChange w:id="262" w:author="Raphaël CASTANIER" w:date="2018-04-05T16:19:00Z">
          <w:pPr/>
        </w:pPrChange>
      </w:pPr>
      <w:ins w:id="263" w:author="Raphaël CASTANIER" w:date="2018-04-05T09:05:00Z">
        <w:r>
          <w:lastRenderedPageBreak/>
          <w:t xml:space="preserve">Notes : </w:t>
        </w:r>
      </w:ins>
    </w:p>
    <w:p w14:paraId="05365652" w14:textId="1FDBD896" w:rsidR="00905165" w:rsidRDefault="004A73DD" w:rsidP="00080BE6">
      <w:pPr>
        <w:pStyle w:val="Paragraphedeliste"/>
        <w:numPr>
          <w:ilvl w:val="0"/>
          <w:numId w:val="12"/>
        </w:numPr>
        <w:rPr>
          <w:ins w:id="264" w:author="Raphaël CASTANIER" w:date="2018-04-05T16:19:00Z"/>
        </w:rPr>
      </w:pPr>
      <w:ins w:id="265" w:author="Raphaël CASTANIER" w:date="2018-04-05T09:09:00Z">
        <w:r>
          <w:t xml:space="preserve">Le schéma précédent </w:t>
        </w:r>
      </w:ins>
      <w:ins w:id="266" w:author="Raphaël CASTANIER" w:date="2018-04-05T09:16:00Z">
        <w:r w:rsidR="00A85E82">
          <w:t xml:space="preserve">montre la </w:t>
        </w:r>
        <w:r w:rsidR="00905165">
          <w:t xml:space="preserve">création de fils et les valeurs de retour des </w:t>
        </w:r>
        <w:proofErr w:type="gramStart"/>
        <w:r w:rsidR="00905165">
          <w:t>fork(</w:t>
        </w:r>
        <w:proofErr w:type="gramEnd"/>
        <w:r w:rsidR="00905165">
          <w:t>)</w:t>
        </w:r>
      </w:ins>
    </w:p>
    <w:p w14:paraId="5010B361" w14:textId="01D266C3" w:rsidR="00080BE6" w:rsidRDefault="00080BE6" w:rsidP="00080BE6">
      <w:pPr>
        <w:pStyle w:val="Paragraphedeliste"/>
        <w:numPr>
          <w:ilvl w:val="0"/>
          <w:numId w:val="12"/>
        </w:numPr>
        <w:rPr>
          <w:ins w:id="267" w:author="Raphaël CASTANIER" w:date="2018-04-05T16:22:00Z"/>
        </w:rPr>
      </w:pPr>
      <w:ins w:id="268" w:author="Raphaël CASTANIER" w:date="2018-04-05T16:19:00Z">
        <w:r>
          <w:t xml:space="preserve">Il ne rend pas compte du PPID, qui </w:t>
        </w:r>
        <w:r w:rsidR="005B456A">
          <w:t xml:space="preserve">peut varier </w:t>
        </w:r>
      </w:ins>
      <w:ins w:id="269" w:author="Raphaël CASTANIER" w:date="2018-04-05T16:21:00Z">
        <w:r w:rsidR="00602596">
          <w:t>selon les exécutions</w:t>
        </w:r>
      </w:ins>
      <w:ins w:id="270" w:author="Raphaël CASTANIER" w:date="2018-04-05T16:22:00Z">
        <w:r w:rsidR="005F165E">
          <w:t xml:space="preserve"> car l’ordre de terminaison des processus n’est pas déterministe</w:t>
        </w:r>
      </w:ins>
    </w:p>
    <w:p w14:paraId="7FBCF704" w14:textId="71CE4883" w:rsidR="00F65EE7" w:rsidRDefault="00F65EE7" w:rsidP="00080BE6">
      <w:pPr>
        <w:pStyle w:val="Paragraphedeliste"/>
        <w:numPr>
          <w:ilvl w:val="0"/>
          <w:numId w:val="12"/>
        </w:numPr>
        <w:rPr>
          <w:ins w:id="271" w:author="Raphaël CASTANIER" w:date="2018-04-05T16:21:00Z"/>
        </w:rPr>
      </w:pPr>
      <w:ins w:id="272" w:author="Raphaël CASTANIER" w:date="2018-04-05T16:22:00Z">
        <w:r>
          <w:t>L’ordre des printf n’est pas non plus déterministe</w:t>
        </w:r>
      </w:ins>
      <w:bookmarkStart w:id="273" w:name="_GoBack"/>
      <w:bookmarkEnd w:id="273"/>
    </w:p>
    <w:p w14:paraId="66E0011F" w14:textId="278078D4" w:rsidR="00602596" w:rsidRDefault="00602596" w:rsidP="00080BE6">
      <w:pPr>
        <w:pStyle w:val="Paragraphedeliste"/>
        <w:numPr>
          <w:ilvl w:val="0"/>
          <w:numId w:val="12"/>
        </w:numPr>
        <w:pPrChange w:id="274" w:author="Raphaël CASTANIER" w:date="2018-04-05T16:19:00Z">
          <w:pPr/>
        </w:pPrChange>
      </w:pPr>
      <w:ins w:id="275" w:author="Raphaël CASTANIER" w:date="2018-04-05T16:21:00Z">
        <w:r>
          <w:t>Les numéros des PID sont susceptibles de varier à chaque exécution</w:t>
        </w:r>
      </w:ins>
    </w:p>
    <w:sectPr w:rsidR="00602596" w:rsidSect="00C76941">
      <w:footerReference w:type="even" r:id="rId20"/>
      <w:footerReference w:type="default" r:id="rId21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180A9" w14:textId="77777777" w:rsidR="000C56B5" w:rsidRDefault="000C56B5" w:rsidP="005475CA">
      <w:pPr>
        <w:spacing w:after="0" w:line="240" w:lineRule="auto"/>
      </w:pPr>
      <w:r>
        <w:separator/>
      </w:r>
    </w:p>
  </w:endnote>
  <w:endnote w:type="continuationSeparator" w:id="0">
    <w:p w14:paraId="4D0C8E6F" w14:textId="77777777" w:rsidR="000C56B5" w:rsidRDefault="000C56B5" w:rsidP="00547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7332754"/>
      <w:docPartObj>
        <w:docPartGallery w:val="Page Numbers (Bottom of Page)"/>
        <w:docPartUnique/>
      </w:docPartObj>
    </w:sdtPr>
    <w:sdtEndPr/>
    <w:sdtContent>
      <w:p w14:paraId="4C354DA4" w14:textId="77777777" w:rsidR="00C76941" w:rsidRDefault="00756D6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694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354DA5" w14:textId="77777777" w:rsidR="00C76941" w:rsidRDefault="00C7694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7332742"/>
      <w:docPartObj>
        <w:docPartGallery w:val="Page Numbers (Bottom of Page)"/>
        <w:docPartUnique/>
      </w:docPartObj>
    </w:sdtPr>
    <w:sdtEndPr/>
    <w:sdtContent>
      <w:p w14:paraId="4C354DA6" w14:textId="77777777" w:rsidR="00C76941" w:rsidRDefault="00756D6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087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C354DA7" w14:textId="77777777" w:rsidR="005475CA" w:rsidRPr="00DF7B74" w:rsidRDefault="00C76941" w:rsidP="00C76941">
    <w:pPr>
      <w:pStyle w:val="En-tte"/>
      <w:jc w:val="center"/>
      <w:rPr>
        <w:color w:val="5F497A" w:themeColor="accent4" w:themeShade="BF"/>
        <w:sz w:val="24"/>
        <w:rPrChange w:id="276" w:author="Raphaël CASTANIER" w:date="2018-04-05T09:09:00Z">
          <w:rPr>
            <w:color w:val="5F497A" w:themeColor="accent4" w:themeShade="BF"/>
            <w:sz w:val="24"/>
            <w:u w:val="single"/>
          </w:rPr>
        </w:rPrChange>
      </w:rPr>
    </w:pPr>
    <w:r w:rsidRPr="00DF7B74">
      <w:rPr>
        <w:color w:val="5F497A" w:themeColor="accent4" w:themeShade="BF"/>
        <w:sz w:val="24"/>
        <w:rPrChange w:id="277" w:author="Raphaël CASTANIER" w:date="2018-04-05T09:09:00Z">
          <w:rPr>
            <w:color w:val="5F497A" w:themeColor="accent4" w:themeShade="BF"/>
            <w:sz w:val="24"/>
            <w:u w:val="single"/>
          </w:rPr>
        </w:rPrChange>
      </w:rPr>
      <w:t>Programmation Système OS308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7317A2" w14:textId="77777777" w:rsidR="000C56B5" w:rsidRDefault="000C56B5" w:rsidP="005475CA">
      <w:pPr>
        <w:spacing w:after="0" w:line="240" w:lineRule="auto"/>
      </w:pPr>
      <w:r>
        <w:separator/>
      </w:r>
    </w:p>
  </w:footnote>
  <w:footnote w:type="continuationSeparator" w:id="0">
    <w:p w14:paraId="361B39BA" w14:textId="77777777" w:rsidR="000C56B5" w:rsidRDefault="000C56B5" w:rsidP="005475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E5E0F"/>
    <w:multiLevelType w:val="multilevel"/>
    <w:tmpl w:val="5D74ADD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9375F29"/>
    <w:multiLevelType w:val="hybridMultilevel"/>
    <w:tmpl w:val="120A8C04"/>
    <w:lvl w:ilvl="0" w:tplc="E22675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62D7B"/>
    <w:multiLevelType w:val="multilevel"/>
    <w:tmpl w:val="1D0CBE7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2520"/>
      </w:pPr>
      <w:rPr>
        <w:rFonts w:hint="default"/>
      </w:rPr>
    </w:lvl>
  </w:abstractNum>
  <w:abstractNum w:abstractNumId="3" w15:restartNumberingAfterBreak="0">
    <w:nsid w:val="3A4A5EE2"/>
    <w:multiLevelType w:val="multilevel"/>
    <w:tmpl w:val="A1B644C6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EA03A41"/>
    <w:multiLevelType w:val="hybridMultilevel"/>
    <w:tmpl w:val="37726DC8"/>
    <w:lvl w:ilvl="0" w:tplc="040C0015">
      <w:start w:val="1"/>
      <w:numFmt w:val="upperLetter"/>
      <w:lvlText w:val="%1."/>
      <w:lvlJc w:val="left"/>
      <w:pPr>
        <w:ind w:left="2484" w:hanging="360"/>
      </w:p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4CEB0A00"/>
    <w:multiLevelType w:val="hybridMultilevel"/>
    <w:tmpl w:val="CB366D7A"/>
    <w:lvl w:ilvl="0" w:tplc="040C0015">
      <w:start w:val="1"/>
      <w:numFmt w:val="upperLetter"/>
      <w:lvlText w:val="%1."/>
      <w:lvlJc w:val="left"/>
      <w:pPr>
        <w:ind w:left="1473" w:hanging="360"/>
      </w:pPr>
    </w:lvl>
    <w:lvl w:ilvl="1" w:tplc="040C0019">
      <w:start w:val="1"/>
      <w:numFmt w:val="lowerLetter"/>
      <w:lvlText w:val="%2."/>
      <w:lvlJc w:val="left"/>
      <w:pPr>
        <w:ind w:left="2193" w:hanging="360"/>
      </w:pPr>
    </w:lvl>
    <w:lvl w:ilvl="2" w:tplc="040C001B" w:tentative="1">
      <w:start w:val="1"/>
      <w:numFmt w:val="lowerRoman"/>
      <w:lvlText w:val="%3."/>
      <w:lvlJc w:val="right"/>
      <w:pPr>
        <w:ind w:left="2913" w:hanging="180"/>
      </w:pPr>
    </w:lvl>
    <w:lvl w:ilvl="3" w:tplc="040C000F" w:tentative="1">
      <w:start w:val="1"/>
      <w:numFmt w:val="decimal"/>
      <w:lvlText w:val="%4."/>
      <w:lvlJc w:val="left"/>
      <w:pPr>
        <w:ind w:left="3633" w:hanging="360"/>
      </w:pPr>
    </w:lvl>
    <w:lvl w:ilvl="4" w:tplc="040C0019" w:tentative="1">
      <w:start w:val="1"/>
      <w:numFmt w:val="lowerLetter"/>
      <w:lvlText w:val="%5."/>
      <w:lvlJc w:val="left"/>
      <w:pPr>
        <w:ind w:left="4353" w:hanging="360"/>
      </w:pPr>
    </w:lvl>
    <w:lvl w:ilvl="5" w:tplc="040C001B" w:tentative="1">
      <w:start w:val="1"/>
      <w:numFmt w:val="lowerRoman"/>
      <w:lvlText w:val="%6."/>
      <w:lvlJc w:val="right"/>
      <w:pPr>
        <w:ind w:left="5073" w:hanging="180"/>
      </w:pPr>
    </w:lvl>
    <w:lvl w:ilvl="6" w:tplc="040C000F" w:tentative="1">
      <w:start w:val="1"/>
      <w:numFmt w:val="decimal"/>
      <w:lvlText w:val="%7."/>
      <w:lvlJc w:val="left"/>
      <w:pPr>
        <w:ind w:left="5793" w:hanging="360"/>
      </w:pPr>
    </w:lvl>
    <w:lvl w:ilvl="7" w:tplc="040C0019" w:tentative="1">
      <w:start w:val="1"/>
      <w:numFmt w:val="lowerLetter"/>
      <w:lvlText w:val="%8."/>
      <w:lvlJc w:val="left"/>
      <w:pPr>
        <w:ind w:left="6513" w:hanging="360"/>
      </w:pPr>
    </w:lvl>
    <w:lvl w:ilvl="8" w:tplc="040C001B" w:tentative="1">
      <w:start w:val="1"/>
      <w:numFmt w:val="lowerRoman"/>
      <w:lvlText w:val="%9."/>
      <w:lvlJc w:val="right"/>
      <w:pPr>
        <w:ind w:left="7233" w:hanging="180"/>
      </w:pPr>
    </w:lvl>
  </w:abstractNum>
  <w:abstractNum w:abstractNumId="6" w15:restartNumberingAfterBreak="0">
    <w:nsid w:val="5C8651FA"/>
    <w:multiLevelType w:val="hybridMultilevel"/>
    <w:tmpl w:val="D8C0CA1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42A5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975B7"/>
    <w:multiLevelType w:val="hybridMultilevel"/>
    <w:tmpl w:val="5276F0AC"/>
    <w:lvl w:ilvl="0" w:tplc="245E79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DF6556"/>
    <w:multiLevelType w:val="hybridMultilevel"/>
    <w:tmpl w:val="E334F3CE"/>
    <w:lvl w:ilvl="0" w:tplc="040C0015">
      <w:start w:val="1"/>
      <w:numFmt w:val="upperLetter"/>
      <w:lvlText w:val="%1."/>
      <w:lvlJc w:val="left"/>
      <w:pPr>
        <w:ind w:left="1440" w:hanging="360"/>
      </w:p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8C343EA"/>
    <w:multiLevelType w:val="hybridMultilevel"/>
    <w:tmpl w:val="2EE8D8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477A6D"/>
    <w:multiLevelType w:val="hybridMultilevel"/>
    <w:tmpl w:val="B6B86904"/>
    <w:lvl w:ilvl="0" w:tplc="14AC6E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4D72E1"/>
    <w:multiLevelType w:val="hybridMultilevel"/>
    <w:tmpl w:val="E84EBC94"/>
    <w:lvl w:ilvl="0" w:tplc="040C0015">
      <w:start w:val="1"/>
      <w:numFmt w:val="upperLetter"/>
      <w:lvlText w:val="%1."/>
      <w:lvlJc w:val="left"/>
      <w:pPr>
        <w:ind w:left="2947" w:hanging="360"/>
      </w:pPr>
    </w:lvl>
    <w:lvl w:ilvl="1" w:tplc="040C0019">
      <w:start w:val="1"/>
      <w:numFmt w:val="lowerLetter"/>
      <w:lvlText w:val="%2."/>
      <w:lvlJc w:val="left"/>
      <w:pPr>
        <w:ind w:left="3667" w:hanging="360"/>
      </w:pPr>
    </w:lvl>
    <w:lvl w:ilvl="2" w:tplc="040C001B" w:tentative="1">
      <w:start w:val="1"/>
      <w:numFmt w:val="lowerRoman"/>
      <w:lvlText w:val="%3."/>
      <w:lvlJc w:val="right"/>
      <w:pPr>
        <w:ind w:left="4387" w:hanging="180"/>
      </w:pPr>
    </w:lvl>
    <w:lvl w:ilvl="3" w:tplc="040C000F" w:tentative="1">
      <w:start w:val="1"/>
      <w:numFmt w:val="decimal"/>
      <w:lvlText w:val="%4."/>
      <w:lvlJc w:val="left"/>
      <w:pPr>
        <w:ind w:left="5107" w:hanging="360"/>
      </w:pPr>
    </w:lvl>
    <w:lvl w:ilvl="4" w:tplc="040C0019" w:tentative="1">
      <w:start w:val="1"/>
      <w:numFmt w:val="lowerLetter"/>
      <w:lvlText w:val="%5."/>
      <w:lvlJc w:val="left"/>
      <w:pPr>
        <w:ind w:left="5827" w:hanging="360"/>
      </w:pPr>
    </w:lvl>
    <w:lvl w:ilvl="5" w:tplc="040C001B" w:tentative="1">
      <w:start w:val="1"/>
      <w:numFmt w:val="lowerRoman"/>
      <w:lvlText w:val="%6."/>
      <w:lvlJc w:val="right"/>
      <w:pPr>
        <w:ind w:left="6547" w:hanging="180"/>
      </w:pPr>
    </w:lvl>
    <w:lvl w:ilvl="6" w:tplc="040C000F" w:tentative="1">
      <w:start w:val="1"/>
      <w:numFmt w:val="decimal"/>
      <w:lvlText w:val="%7."/>
      <w:lvlJc w:val="left"/>
      <w:pPr>
        <w:ind w:left="7267" w:hanging="360"/>
      </w:pPr>
    </w:lvl>
    <w:lvl w:ilvl="7" w:tplc="040C0019" w:tentative="1">
      <w:start w:val="1"/>
      <w:numFmt w:val="lowerLetter"/>
      <w:lvlText w:val="%8."/>
      <w:lvlJc w:val="left"/>
      <w:pPr>
        <w:ind w:left="7987" w:hanging="360"/>
      </w:pPr>
    </w:lvl>
    <w:lvl w:ilvl="8" w:tplc="040C001B" w:tentative="1">
      <w:start w:val="1"/>
      <w:numFmt w:val="lowerRoman"/>
      <w:lvlText w:val="%9."/>
      <w:lvlJc w:val="right"/>
      <w:pPr>
        <w:ind w:left="8707" w:hanging="18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11"/>
  </w:num>
  <w:num w:numId="5">
    <w:abstractNumId w:val="4"/>
  </w:num>
  <w:num w:numId="6">
    <w:abstractNumId w:val="7"/>
  </w:num>
  <w:num w:numId="7">
    <w:abstractNumId w:val="10"/>
  </w:num>
  <w:num w:numId="8">
    <w:abstractNumId w:val="1"/>
  </w:num>
  <w:num w:numId="9">
    <w:abstractNumId w:val="3"/>
  </w:num>
  <w:num w:numId="10">
    <w:abstractNumId w:val="2"/>
  </w:num>
  <w:num w:numId="11">
    <w:abstractNumId w:val="0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aphaël CASTANIER">
    <w15:presenceInfo w15:providerId="Windows Live" w15:userId="78244269688341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75CA"/>
    <w:rsid w:val="00001C2E"/>
    <w:rsid w:val="00080BE6"/>
    <w:rsid w:val="000A6E06"/>
    <w:rsid w:val="000C56B5"/>
    <w:rsid w:val="000F67AA"/>
    <w:rsid w:val="001522BD"/>
    <w:rsid w:val="00181815"/>
    <w:rsid w:val="001B23D7"/>
    <w:rsid w:val="001B2E52"/>
    <w:rsid w:val="001C1868"/>
    <w:rsid w:val="001C495C"/>
    <w:rsid w:val="00237A58"/>
    <w:rsid w:val="00262519"/>
    <w:rsid w:val="00293970"/>
    <w:rsid w:val="002D1F4F"/>
    <w:rsid w:val="002D285B"/>
    <w:rsid w:val="002E244D"/>
    <w:rsid w:val="00304B47"/>
    <w:rsid w:val="00330870"/>
    <w:rsid w:val="0038360D"/>
    <w:rsid w:val="003A0F15"/>
    <w:rsid w:val="003D335C"/>
    <w:rsid w:val="004365EB"/>
    <w:rsid w:val="00482166"/>
    <w:rsid w:val="004A73DD"/>
    <w:rsid w:val="004C1118"/>
    <w:rsid w:val="004D28E1"/>
    <w:rsid w:val="005475CA"/>
    <w:rsid w:val="005A054B"/>
    <w:rsid w:val="005B456A"/>
    <w:rsid w:val="005D48E2"/>
    <w:rsid w:val="005F165E"/>
    <w:rsid w:val="005F2DB1"/>
    <w:rsid w:val="00602596"/>
    <w:rsid w:val="00603537"/>
    <w:rsid w:val="00640F77"/>
    <w:rsid w:val="00641737"/>
    <w:rsid w:val="0066367F"/>
    <w:rsid w:val="00706BBC"/>
    <w:rsid w:val="00715F03"/>
    <w:rsid w:val="007361CE"/>
    <w:rsid w:val="00746017"/>
    <w:rsid w:val="00756D60"/>
    <w:rsid w:val="007937E0"/>
    <w:rsid w:val="007C3B6C"/>
    <w:rsid w:val="007D4859"/>
    <w:rsid w:val="007D7872"/>
    <w:rsid w:val="007E3AD7"/>
    <w:rsid w:val="007F5F22"/>
    <w:rsid w:val="0080290E"/>
    <w:rsid w:val="00893061"/>
    <w:rsid w:val="008C287D"/>
    <w:rsid w:val="008C3888"/>
    <w:rsid w:val="008F6408"/>
    <w:rsid w:val="00905165"/>
    <w:rsid w:val="00947D7F"/>
    <w:rsid w:val="00985F9A"/>
    <w:rsid w:val="009A51CD"/>
    <w:rsid w:val="00A03882"/>
    <w:rsid w:val="00A11EC9"/>
    <w:rsid w:val="00A14C8D"/>
    <w:rsid w:val="00A22684"/>
    <w:rsid w:val="00A40720"/>
    <w:rsid w:val="00A57F2D"/>
    <w:rsid w:val="00A85E82"/>
    <w:rsid w:val="00AB1375"/>
    <w:rsid w:val="00B222B1"/>
    <w:rsid w:val="00B26628"/>
    <w:rsid w:val="00B5431A"/>
    <w:rsid w:val="00BC63ED"/>
    <w:rsid w:val="00BD1E83"/>
    <w:rsid w:val="00BF5FA0"/>
    <w:rsid w:val="00C00C1C"/>
    <w:rsid w:val="00C16A58"/>
    <w:rsid w:val="00C76941"/>
    <w:rsid w:val="00DB6FE1"/>
    <w:rsid w:val="00DF7B74"/>
    <w:rsid w:val="00E03225"/>
    <w:rsid w:val="00E11440"/>
    <w:rsid w:val="00E25B8E"/>
    <w:rsid w:val="00E66FEF"/>
    <w:rsid w:val="00EA0560"/>
    <w:rsid w:val="00EC2104"/>
    <w:rsid w:val="00F65EE7"/>
    <w:rsid w:val="00FB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4CEB"/>
  <w15:docId w15:val="{5B5A0F68-FC8B-46F8-98DF-064E1A2FD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244D"/>
  </w:style>
  <w:style w:type="paragraph" w:styleId="Titre1">
    <w:name w:val="heading 1"/>
    <w:basedOn w:val="Normal"/>
    <w:next w:val="Normal"/>
    <w:link w:val="Titre1Car"/>
    <w:uiPriority w:val="9"/>
    <w:qFormat/>
    <w:rsid w:val="00181815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548DD4" w:themeColor="text2" w:themeTint="99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18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37A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B6F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475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475CA"/>
  </w:style>
  <w:style w:type="paragraph" w:styleId="Pieddepage">
    <w:name w:val="footer"/>
    <w:basedOn w:val="Normal"/>
    <w:link w:val="PieddepageCar"/>
    <w:uiPriority w:val="99"/>
    <w:unhideWhenUsed/>
    <w:rsid w:val="005475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475CA"/>
  </w:style>
  <w:style w:type="paragraph" w:styleId="Textedebulles">
    <w:name w:val="Balloon Text"/>
    <w:basedOn w:val="Normal"/>
    <w:link w:val="TextedebullesCar"/>
    <w:uiPriority w:val="99"/>
    <w:semiHidden/>
    <w:unhideWhenUsed/>
    <w:rsid w:val="00A14C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4C8D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81815"/>
    <w:rPr>
      <w:rFonts w:asciiTheme="majorHAnsi" w:eastAsiaTheme="majorEastAsia" w:hAnsiTheme="majorHAnsi" w:cstheme="majorBidi"/>
      <w:b/>
      <w:bCs/>
      <w:color w:val="548DD4" w:themeColor="text2" w:themeTint="99"/>
      <w:sz w:val="36"/>
      <w:szCs w:val="28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181815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Paragraphedeliste">
    <w:name w:val="List Paragraph"/>
    <w:basedOn w:val="Normal"/>
    <w:uiPriority w:val="34"/>
    <w:qFormat/>
    <w:rsid w:val="00304B4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237A58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C2104"/>
    <w:pPr>
      <w:jc w:val="left"/>
      <w:outlineLvl w:val="9"/>
    </w:pPr>
    <w:rPr>
      <w:color w:val="365F91" w:themeColor="accent1" w:themeShade="BF"/>
      <w:sz w:val="28"/>
      <w:u w:val="none"/>
    </w:rPr>
  </w:style>
  <w:style w:type="paragraph" w:styleId="TM1">
    <w:name w:val="toc 1"/>
    <w:basedOn w:val="Normal"/>
    <w:next w:val="Normal"/>
    <w:autoRedefine/>
    <w:uiPriority w:val="39"/>
    <w:unhideWhenUsed/>
    <w:rsid w:val="00EC210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0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04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EC2104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B6FE1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people" Target="people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C942C-EA6B-47DC-9DF4-28D9828F1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8</Pages>
  <Words>923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dupond</dc:creator>
  <cp:lastModifiedBy>Raphaël CASTANIER</cp:lastModifiedBy>
  <cp:revision>68</cp:revision>
  <cp:lastPrinted>2018-04-05T14:24:00Z</cp:lastPrinted>
  <dcterms:created xsi:type="dcterms:W3CDTF">2018-03-31T09:55:00Z</dcterms:created>
  <dcterms:modified xsi:type="dcterms:W3CDTF">2018-04-05T14:24:00Z</dcterms:modified>
</cp:coreProperties>
</file>